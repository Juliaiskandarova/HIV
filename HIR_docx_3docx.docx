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0859" w14:textId="77777777"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Министерство образования и науки Российской Федерации</w:t>
      </w:r>
    </w:p>
    <w:p w14:paraId="10CC61CE" w14:textId="194B0426"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Санкт-Петербургский политехнический университет Петра Великого</w:t>
      </w:r>
    </w:p>
    <w:p w14:paraId="663AAFE3" w14:textId="6DEAD814"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Физико-механический институт</w:t>
      </w:r>
    </w:p>
    <w:p w14:paraId="3A9AFDCA" w14:textId="657072E5"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Высшая школа прикладной математики и вычислительной физики</w:t>
      </w:r>
    </w:p>
    <w:p w14:paraId="137188C7" w14:textId="77777777" w:rsidR="00DB6E61" w:rsidRPr="00ED0A5F" w:rsidRDefault="00DB6E61">
      <w:pPr>
        <w:rPr>
          <w:rFonts w:ascii="Times New Roman" w:hAnsi="Times New Roman" w:cs="Times New Roman"/>
          <w:color w:val="000000" w:themeColor="text1"/>
        </w:rPr>
      </w:pPr>
    </w:p>
    <w:p w14:paraId="3FD9ED0E" w14:textId="77777777" w:rsidR="00DB6E61" w:rsidRPr="00ED0A5F" w:rsidRDefault="00DB6E61">
      <w:pPr>
        <w:rPr>
          <w:rFonts w:ascii="Times New Roman" w:hAnsi="Times New Roman" w:cs="Times New Roman"/>
          <w:color w:val="000000" w:themeColor="text1"/>
        </w:rPr>
      </w:pPr>
    </w:p>
    <w:p w14:paraId="02CBFBAF" w14:textId="77777777" w:rsidR="00DB6E61" w:rsidRPr="00ED0A5F" w:rsidRDefault="00DB6E61">
      <w:pPr>
        <w:rPr>
          <w:rFonts w:ascii="Times New Roman" w:hAnsi="Times New Roman" w:cs="Times New Roman"/>
          <w:color w:val="000000" w:themeColor="text1"/>
        </w:rPr>
      </w:pPr>
    </w:p>
    <w:p w14:paraId="4FB26691" w14:textId="77777777" w:rsidR="00DB6E61" w:rsidRPr="00ED0A5F" w:rsidRDefault="00DB6E61">
      <w:pPr>
        <w:rPr>
          <w:rFonts w:ascii="Times New Roman" w:hAnsi="Times New Roman" w:cs="Times New Roman"/>
          <w:color w:val="000000" w:themeColor="text1"/>
        </w:rPr>
      </w:pPr>
    </w:p>
    <w:p w14:paraId="5A9545D1" w14:textId="77777777" w:rsidR="00DB6E61" w:rsidRPr="00ED0A5F" w:rsidRDefault="00DB6E61">
      <w:pPr>
        <w:rPr>
          <w:rFonts w:ascii="Times New Roman" w:hAnsi="Times New Roman" w:cs="Times New Roman"/>
          <w:color w:val="000000" w:themeColor="text1"/>
        </w:rPr>
      </w:pPr>
    </w:p>
    <w:p w14:paraId="5B118AF4" w14:textId="77777777" w:rsidR="00DB6E61" w:rsidRPr="00ED0A5F" w:rsidRDefault="00DB6E61">
      <w:pPr>
        <w:rPr>
          <w:rFonts w:ascii="Times New Roman" w:hAnsi="Times New Roman" w:cs="Times New Roman"/>
          <w:color w:val="000000" w:themeColor="text1"/>
        </w:rPr>
      </w:pPr>
    </w:p>
    <w:p w14:paraId="3E7879B2" w14:textId="77777777" w:rsidR="00DB6E61" w:rsidRPr="00ED0A5F" w:rsidRDefault="00DB6E61" w:rsidP="00DB6E61">
      <w:pPr>
        <w:jc w:val="center"/>
        <w:rPr>
          <w:rFonts w:ascii="Times New Roman" w:hAnsi="Times New Roman" w:cs="Times New Roman"/>
          <w:color w:val="000000" w:themeColor="text1"/>
        </w:rPr>
      </w:pPr>
    </w:p>
    <w:p w14:paraId="371C7681" w14:textId="6C9C976D" w:rsidR="00DB6E61" w:rsidRPr="00ED0A5F" w:rsidRDefault="00DB6E61" w:rsidP="00DB6E61">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НАУЧНО-ИССЛЕДОВАТЕЛЬСКАЯ РАБОТА</w:t>
      </w:r>
    </w:p>
    <w:p w14:paraId="6312EF5A" w14:textId="12A16349" w:rsidR="00DB6E61" w:rsidRPr="00ED0A5F" w:rsidRDefault="00DB6E61" w:rsidP="00DB6E61">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Разработка математической модели для персонализированного определения временны́х параметров антиретровирусной терапии при ВИЧ-инфекции</w:t>
      </w:r>
    </w:p>
    <w:p w14:paraId="7747BF12" w14:textId="77777777" w:rsidR="00DB6E61" w:rsidRPr="00ED0A5F" w:rsidRDefault="00DB6E61">
      <w:pPr>
        <w:rPr>
          <w:rFonts w:ascii="Times New Roman" w:hAnsi="Times New Roman" w:cs="Times New Roman"/>
          <w:color w:val="000000" w:themeColor="text1"/>
        </w:rPr>
      </w:pPr>
    </w:p>
    <w:p w14:paraId="60E696B4" w14:textId="77777777" w:rsidR="00DB6E61" w:rsidRPr="00ED0A5F" w:rsidRDefault="00DB6E61">
      <w:pPr>
        <w:rPr>
          <w:rFonts w:ascii="Times New Roman" w:hAnsi="Times New Roman" w:cs="Times New Roman"/>
          <w:color w:val="000000" w:themeColor="text1"/>
        </w:rPr>
      </w:pPr>
    </w:p>
    <w:p w14:paraId="22747EE3" w14:textId="77777777" w:rsidR="00DB6E61" w:rsidRPr="00ED0A5F" w:rsidRDefault="00DB6E61">
      <w:pPr>
        <w:rPr>
          <w:rFonts w:ascii="Times New Roman" w:hAnsi="Times New Roman" w:cs="Times New Roman"/>
          <w:color w:val="000000" w:themeColor="text1"/>
        </w:rPr>
      </w:pPr>
    </w:p>
    <w:p w14:paraId="7B7FB055" w14:textId="77777777" w:rsidR="00DB6E61" w:rsidRPr="00ED0A5F" w:rsidRDefault="00DB6E61">
      <w:pPr>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ED0A5F" w:rsidRPr="00ED0A5F" w14:paraId="5AEF00E5" w14:textId="77777777" w:rsidTr="00D77D0A">
        <w:tc>
          <w:tcPr>
            <w:tcW w:w="4672" w:type="dxa"/>
          </w:tcPr>
          <w:p w14:paraId="56C7A0E3" w14:textId="034B9891" w:rsidR="00D77D0A" w:rsidRPr="00ED0A5F" w:rsidRDefault="00D77D0A">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Выполнил: студент гр. 5030102/20401  </w:t>
            </w:r>
          </w:p>
          <w:p w14:paraId="1992B7CD" w14:textId="27776273" w:rsidR="00D77D0A" w:rsidRPr="00ED0A5F" w:rsidRDefault="00D77D0A">
            <w:pPr>
              <w:rPr>
                <w:rFonts w:ascii="Times New Roman" w:hAnsi="Times New Roman" w:cs="Times New Roman"/>
                <w:color w:val="000000" w:themeColor="text1"/>
              </w:rPr>
            </w:pPr>
          </w:p>
        </w:tc>
        <w:tc>
          <w:tcPr>
            <w:tcW w:w="4673" w:type="dxa"/>
          </w:tcPr>
          <w:p w14:paraId="2CA1EC32" w14:textId="34B1216D" w:rsidR="00D77D0A" w:rsidRPr="00ED0A5F" w:rsidRDefault="00D77D0A" w:rsidP="00D77D0A">
            <w:pPr>
              <w:jc w:val="right"/>
              <w:rPr>
                <w:rFonts w:ascii="Times New Roman" w:hAnsi="Times New Roman" w:cs="Times New Roman"/>
                <w:color w:val="000000" w:themeColor="text1"/>
              </w:rPr>
            </w:pPr>
            <w:r w:rsidRPr="00ED0A5F">
              <w:rPr>
                <w:rFonts w:ascii="Times New Roman" w:hAnsi="Times New Roman" w:cs="Times New Roman"/>
                <w:color w:val="000000" w:themeColor="text1"/>
              </w:rPr>
              <w:t>Искандарова Ю.М.</w:t>
            </w:r>
          </w:p>
        </w:tc>
      </w:tr>
      <w:tr w:rsidR="00ED0A5F" w:rsidRPr="00ED0A5F" w14:paraId="244883EB" w14:textId="77777777" w:rsidTr="00D77D0A">
        <w:tc>
          <w:tcPr>
            <w:tcW w:w="4672" w:type="dxa"/>
          </w:tcPr>
          <w:p w14:paraId="5500DBB9" w14:textId="77777777" w:rsidR="00D77D0A" w:rsidRPr="00ED0A5F" w:rsidRDefault="00D77D0A">
            <w:pPr>
              <w:rPr>
                <w:rFonts w:ascii="Times New Roman" w:hAnsi="Times New Roman" w:cs="Times New Roman"/>
                <w:color w:val="000000" w:themeColor="text1"/>
              </w:rPr>
            </w:pPr>
            <w:r w:rsidRPr="00ED0A5F">
              <w:rPr>
                <w:rFonts w:ascii="Times New Roman" w:hAnsi="Times New Roman" w:cs="Times New Roman"/>
                <w:color w:val="000000" w:themeColor="text1"/>
              </w:rPr>
              <w:t>Руководитель: Доцент ВШПМиВФ, к.ф.-м.н.</w:t>
            </w:r>
          </w:p>
          <w:p w14:paraId="1E023D04" w14:textId="498F9BC1" w:rsidR="00D77D0A" w:rsidRPr="00ED0A5F" w:rsidRDefault="00D77D0A">
            <w:pPr>
              <w:rPr>
                <w:rFonts w:ascii="Times New Roman" w:hAnsi="Times New Roman" w:cs="Times New Roman"/>
                <w:color w:val="000000" w:themeColor="text1"/>
              </w:rPr>
            </w:pPr>
          </w:p>
        </w:tc>
        <w:tc>
          <w:tcPr>
            <w:tcW w:w="4673" w:type="dxa"/>
          </w:tcPr>
          <w:p w14:paraId="56EB848A" w14:textId="119FC609" w:rsidR="00D77D0A" w:rsidRPr="00ED0A5F" w:rsidRDefault="00D77D0A" w:rsidP="00D77D0A">
            <w:pPr>
              <w:jc w:val="right"/>
              <w:rPr>
                <w:rFonts w:ascii="Times New Roman" w:hAnsi="Times New Roman" w:cs="Times New Roman"/>
                <w:color w:val="000000" w:themeColor="text1"/>
              </w:rPr>
            </w:pPr>
            <w:r w:rsidRPr="00ED0A5F">
              <w:rPr>
                <w:rFonts w:ascii="Times New Roman" w:hAnsi="Times New Roman" w:cs="Times New Roman"/>
                <w:color w:val="000000" w:themeColor="text1"/>
              </w:rPr>
              <w:t>Гурский В.В.</w:t>
            </w:r>
          </w:p>
        </w:tc>
      </w:tr>
      <w:tr w:rsidR="00ED0A5F" w:rsidRPr="00ED0A5F" w14:paraId="7448D4F7" w14:textId="77777777" w:rsidTr="00D77D0A">
        <w:tc>
          <w:tcPr>
            <w:tcW w:w="4672" w:type="dxa"/>
          </w:tcPr>
          <w:p w14:paraId="269C4945" w14:textId="77777777" w:rsidR="00D77D0A" w:rsidRPr="00ED0A5F" w:rsidRDefault="00D77D0A" w:rsidP="00D77D0A">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Научный консультант: в.н.с., д.ф.м.н., руководитель группы                           </w:t>
            </w:r>
          </w:p>
          <w:p w14:paraId="07945FA8" w14:textId="54B3B30F" w:rsidR="00D77D0A" w:rsidRPr="00ED0A5F" w:rsidRDefault="00D77D0A" w:rsidP="00D77D0A">
            <w:pPr>
              <w:rPr>
                <w:rFonts w:ascii="Times New Roman" w:hAnsi="Times New Roman" w:cs="Times New Roman"/>
                <w:color w:val="000000" w:themeColor="text1"/>
              </w:rPr>
            </w:pPr>
            <w:r w:rsidRPr="00ED0A5F">
              <w:rPr>
                <w:rFonts w:ascii="Times New Roman" w:hAnsi="Times New Roman" w:cs="Times New Roman"/>
                <w:color w:val="000000" w:themeColor="text1"/>
              </w:rPr>
              <w:t>популяционной генетики и вирусологии ИЭФБ им. Сеченова РАН</w:t>
            </w:r>
          </w:p>
        </w:tc>
        <w:tc>
          <w:tcPr>
            <w:tcW w:w="4673" w:type="dxa"/>
          </w:tcPr>
          <w:p w14:paraId="6226599D" w14:textId="52378CE4" w:rsidR="00D77D0A" w:rsidRPr="00ED0A5F" w:rsidRDefault="00D77D0A" w:rsidP="00D77D0A">
            <w:pPr>
              <w:jc w:val="right"/>
              <w:rPr>
                <w:rFonts w:ascii="Times New Roman" w:hAnsi="Times New Roman" w:cs="Times New Roman"/>
                <w:color w:val="000000" w:themeColor="text1"/>
              </w:rPr>
            </w:pPr>
            <w:r w:rsidRPr="00ED0A5F">
              <w:rPr>
                <w:rFonts w:ascii="Times New Roman" w:hAnsi="Times New Roman" w:cs="Times New Roman"/>
                <w:color w:val="000000" w:themeColor="text1"/>
              </w:rPr>
              <w:t>Рузин И.М.</w:t>
            </w:r>
          </w:p>
        </w:tc>
      </w:tr>
    </w:tbl>
    <w:p w14:paraId="05916792" w14:textId="77777777" w:rsidR="00DB6E61" w:rsidRPr="00ED0A5F" w:rsidRDefault="00DB6E61">
      <w:pPr>
        <w:rPr>
          <w:rFonts w:ascii="Times New Roman" w:hAnsi="Times New Roman" w:cs="Times New Roman"/>
          <w:color w:val="000000" w:themeColor="text1"/>
        </w:rPr>
      </w:pPr>
    </w:p>
    <w:p w14:paraId="2AB1F30E" w14:textId="77777777" w:rsidR="00DB6E61" w:rsidRPr="00ED0A5F" w:rsidRDefault="00DB6E61">
      <w:pPr>
        <w:rPr>
          <w:rFonts w:ascii="Times New Roman" w:hAnsi="Times New Roman" w:cs="Times New Roman"/>
          <w:color w:val="000000" w:themeColor="text1"/>
        </w:rPr>
      </w:pPr>
    </w:p>
    <w:p w14:paraId="5AE2882F" w14:textId="77777777" w:rsidR="00DB6E61" w:rsidRPr="00ED0A5F" w:rsidRDefault="00DB6E61">
      <w:pPr>
        <w:rPr>
          <w:rFonts w:ascii="Times New Roman" w:hAnsi="Times New Roman" w:cs="Times New Roman"/>
          <w:color w:val="000000" w:themeColor="text1"/>
        </w:rPr>
      </w:pPr>
    </w:p>
    <w:p w14:paraId="769AC948" w14:textId="77777777" w:rsidR="00DB6E61" w:rsidRPr="00ED0A5F" w:rsidRDefault="00DB6E61">
      <w:pPr>
        <w:rPr>
          <w:rFonts w:ascii="Times New Roman" w:hAnsi="Times New Roman" w:cs="Times New Roman"/>
          <w:color w:val="000000" w:themeColor="text1"/>
        </w:rPr>
      </w:pPr>
    </w:p>
    <w:p w14:paraId="567CDB9E" w14:textId="77777777" w:rsidR="00DB6E61" w:rsidRPr="00ED0A5F" w:rsidRDefault="00DB6E61">
      <w:pPr>
        <w:rPr>
          <w:rFonts w:ascii="Times New Roman" w:hAnsi="Times New Roman" w:cs="Times New Roman"/>
          <w:color w:val="000000" w:themeColor="text1"/>
        </w:rPr>
      </w:pPr>
    </w:p>
    <w:p w14:paraId="2034A691" w14:textId="77777777" w:rsidR="00D77D0A" w:rsidRPr="00ED0A5F" w:rsidRDefault="00DB6E61" w:rsidP="00D77D0A">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Санкт-Петербург</w:t>
      </w:r>
    </w:p>
    <w:p w14:paraId="0A0A92FF" w14:textId="013B1B76" w:rsidR="00DB6E61" w:rsidRPr="00ED0A5F" w:rsidRDefault="00DB6E61" w:rsidP="00ED0A5F">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2026</w:t>
      </w:r>
    </w:p>
    <w:sdt>
      <w:sdtPr>
        <w:rPr>
          <w:rFonts w:asciiTheme="minorHAnsi" w:eastAsiaTheme="minorEastAsia" w:hAnsiTheme="minorHAnsi" w:cstheme="minorBidi"/>
          <w:color w:val="auto"/>
          <w:sz w:val="24"/>
          <w:szCs w:val="24"/>
        </w:rPr>
        <w:id w:val="2060891349"/>
        <w:docPartObj>
          <w:docPartGallery w:val="Table of Contents"/>
          <w:docPartUnique/>
        </w:docPartObj>
      </w:sdtPr>
      <w:sdtEndPr>
        <w:rPr>
          <w:b/>
          <w:bCs/>
        </w:rPr>
      </w:sdtEndPr>
      <w:sdtContent>
        <w:commentRangeStart w:id="0" w:displacedByCustomXml="prev"/>
        <w:p w14:paraId="0A0A8030" w14:textId="1899D66D" w:rsidR="00ED0A5F" w:rsidRPr="00ED0A5F" w:rsidRDefault="00ED0A5F">
          <w:pPr>
            <w:pStyle w:val="TOCHeading"/>
            <w:rPr>
              <w:color w:val="000000" w:themeColor="text1"/>
            </w:rPr>
          </w:pPr>
          <w:r w:rsidRPr="00ED0A5F">
            <w:rPr>
              <w:color w:val="000000" w:themeColor="text1"/>
            </w:rPr>
            <w:t>Оглавление</w:t>
          </w:r>
          <w:commentRangeEnd w:id="0"/>
          <w:r w:rsidR="006C29BC" w:rsidRPr="00ED0A5F">
            <w:rPr>
              <w:rStyle w:val="CommentReference"/>
              <w:color w:val="000000" w:themeColor="text1"/>
              <w:sz w:val="32"/>
              <w:szCs w:val="32"/>
            </w:rPr>
            <w:commentReference w:id="0"/>
          </w:r>
        </w:p>
        <w:p w14:paraId="6B557F48" w14:textId="2867AFD0" w:rsidR="00DC45B2" w:rsidRDefault="00ED0A5F">
          <w:pPr>
            <w:pStyle w:val="TOC1"/>
            <w:tabs>
              <w:tab w:val="right" w:leader="dot" w:pos="9345"/>
            </w:tabs>
            <w:rPr>
              <w:noProof/>
              <w:kern w:val="2"/>
              <w:lang w:eastAsia="ru-RU"/>
              <w14:ligatures w14:val="standardContextual"/>
            </w:rPr>
          </w:pPr>
          <w:r>
            <w:fldChar w:fldCharType="begin"/>
          </w:r>
          <w:r>
            <w:instrText xml:space="preserve"> TOC \o "1-3" \h \z \u </w:instrText>
          </w:r>
          <w:r>
            <w:fldChar w:fldCharType="separate"/>
          </w:r>
          <w:hyperlink w:anchor="_Toc221915467" w:history="1">
            <w:r w:rsidR="00DC45B2" w:rsidRPr="007B5D0E">
              <w:rPr>
                <w:rStyle w:val="Hyperlink"/>
                <w:noProof/>
              </w:rPr>
              <w:t>ВВЕДЕНИЕ</w:t>
            </w:r>
            <w:r w:rsidR="00DC45B2">
              <w:rPr>
                <w:noProof/>
                <w:webHidden/>
              </w:rPr>
              <w:tab/>
            </w:r>
            <w:r w:rsidR="00DC45B2">
              <w:rPr>
                <w:noProof/>
                <w:webHidden/>
              </w:rPr>
              <w:fldChar w:fldCharType="begin"/>
            </w:r>
            <w:r w:rsidR="00DC45B2">
              <w:rPr>
                <w:noProof/>
                <w:webHidden/>
              </w:rPr>
              <w:instrText xml:space="preserve"> PAGEREF _Toc221915467 \h </w:instrText>
            </w:r>
            <w:r w:rsidR="00DC45B2">
              <w:rPr>
                <w:noProof/>
                <w:webHidden/>
              </w:rPr>
            </w:r>
            <w:r w:rsidR="00DC45B2">
              <w:rPr>
                <w:noProof/>
                <w:webHidden/>
              </w:rPr>
              <w:fldChar w:fldCharType="separate"/>
            </w:r>
            <w:r w:rsidR="00DC45B2">
              <w:rPr>
                <w:noProof/>
                <w:webHidden/>
              </w:rPr>
              <w:t>3</w:t>
            </w:r>
            <w:r w:rsidR="00DC45B2">
              <w:rPr>
                <w:noProof/>
                <w:webHidden/>
              </w:rPr>
              <w:fldChar w:fldCharType="end"/>
            </w:r>
          </w:hyperlink>
        </w:p>
        <w:p w14:paraId="4A00E99D" w14:textId="055C0D9D" w:rsidR="00DC45B2" w:rsidRDefault="00DC45B2">
          <w:pPr>
            <w:pStyle w:val="TOC1"/>
            <w:tabs>
              <w:tab w:val="right" w:leader="dot" w:pos="9345"/>
            </w:tabs>
            <w:rPr>
              <w:noProof/>
              <w:kern w:val="2"/>
              <w:lang w:eastAsia="ru-RU"/>
              <w14:ligatures w14:val="standardContextual"/>
            </w:rPr>
          </w:pPr>
          <w:hyperlink w:anchor="_Toc221915468" w:history="1">
            <w:r w:rsidRPr="007B5D0E">
              <w:rPr>
                <w:rStyle w:val="Hyperlink"/>
                <w:noProof/>
              </w:rPr>
              <w:t>1.Экологическое моделирование</w:t>
            </w:r>
            <w:r>
              <w:rPr>
                <w:noProof/>
                <w:webHidden/>
              </w:rPr>
              <w:tab/>
            </w:r>
            <w:r>
              <w:rPr>
                <w:noProof/>
                <w:webHidden/>
              </w:rPr>
              <w:fldChar w:fldCharType="begin"/>
            </w:r>
            <w:r>
              <w:rPr>
                <w:noProof/>
                <w:webHidden/>
              </w:rPr>
              <w:instrText xml:space="preserve"> PAGEREF _Toc221915468 \h </w:instrText>
            </w:r>
            <w:r>
              <w:rPr>
                <w:noProof/>
                <w:webHidden/>
              </w:rPr>
            </w:r>
            <w:r>
              <w:rPr>
                <w:noProof/>
                <w:webHidden/>
              </w:rPr>
              <w:fldChar w:fldCharType="separate"/>
            </w:r>
            <w:r>
              <w:rPr>
                <w:noProof/>
                <w:webHidden/>
              </w:rPr>
              <w:t>5</w:t>
            </w:r>
            <w:r>
              <w:rPr>
                <w:noProof/>
                <w:webHidden/>
              </w:rPr>
              <w:fldChar w:fldCharType="end"/>
            </w:r>
          </w:hyperlink>
        </w:p>
        <w:p w14:paraId="200EFAA3" w14:textId="1DF1B110" w:rsidR="00DC45B2" w:rsidRDefault="00DC45B2">
          <w:pPr>
            <w:pStyle w:val="TOC2"/>
            <w:tabs>
              <w:tab w:val="right" w:leader="dot" w:pos="9345"/>
            </w:tabs>
            <w:rPr>
              <w:noProof/>
              <w:kern w:val="2"/>
              <w:lang w:eastAsia="ru-RU"/>
              <w14:ligatures w14:val="standardContextual"/>
            </w:rPr>
          </w:pPr>
          <w:hyperlink w:anchor="_Toc221915469" w:history="1">
            <w:r w:rsidRPr="007B5D0E">
              <w:rPr>
                <w:rStyle w:val="Hyperlink"/>
                <w:noProof/>
              </w:rPr>
              <w:t>1.1 Модель морковь-зайцы-волки</w:t>
            </w:r>
            <w:r>
              <w:rPr>
                <w:noProof/>
                <w:webHidden/>
              </w:rPr>
              <w:tab/>
            </w:r>
            <w:r>
              <w:rPr>
                <w:noProof/>
                <w:webHidden/>
              </w:rPr>
              <w:fldChar w:fldCharType="begin"/>
            </w:r>
            <w:r>
              <w:rPr>
                <w:noProof/>
                <w:webHidden/>
              </w:rPr>
              <w:instrText xml:space="preserve"> PAGEREF _Toc221915469 \h </w:instrText>
            </w:r>
            <w:r>
              <w:rPr>
                <w:noProof/>
                <w:webHidden/>
              </w:rPr>
            </w:r>
            <w:r>
              <w:rPr>
                <w:noProof/>
                <w:webHidden/>
              </w:rPr>
              <w:fldChar w:fldCharType="separate"/>
            </w:r>
            <w:r>
              <w:rPr>
                <w:noProof/>
                <w:webHidden/>
              </w:rPr>
              <w:t>5</w:t>
            </w:r>
            <w:r>
              <w:rPr>
                <w:noProof/>
                <w:webHidden/>
              </w:rPr>
              <w:fldChar w:fldCharType="end"/>
            </w:r>
          </w:hyperlink>
        </w:p>
        <w:p w14:paraId="79B20771" w14:textId="72D38A92" w:rsidR="00DC45B2" w:rsidRDefault="00DC45B2">
          <w:pPr>
            <w:pStyle w:val="TOC2"/>
            <w:tabs>
              <w:tab w:val="right" w:leader="dot" w:pos="9345"/>
            </w:tabs>
            <w:rPr>
              <w:noProof/>
              <w:kern w:val="2"/>
              <w:lang w:eastAsia="ru-RU"/>
              <w14:ligatures w14:val="standardContextual"/>
            </w:rPr>
          </w:pPr>
          <w:hyperlink w:anchor="_Toc221915470" w:history="1">
            <w:r w:rsidRPr="007B5D0E">
              <w:rPr>
                <w:rStyle w:val="Hyperlink"/>
                <w:noProof/>
              </w:rPr>
              <w:t>1.1.1 Система уравнений модели</w:t>
            </w:r>
            <w:r>
              <w:rPr>
                <w:noProof/>
                <w:webHidden/>
              </w:rPr>
              <w:tab/>
            </w:r>
            <w:r>
              <w:rPr>
                <w:noProof/>
                <w:webHidden/>
              </w:rPr>
              <w:fldChar w:fldCharType="begin"/>
            </w:r>
            <w:r>
              <w:rPr>
                <w:noProof/>
                <w:webHidden/>
              </w:rPr>
              <w:instrText xml:space="preserve"> PAGEREF _Toc221915470 \h </w:instrText>
            </w:r>
            <w:r>
              <w:rPr>
                <w:noProof/>
                <w:webHidden/>
              </w:rPr>
            </w:r>
            <w:r>
              <w:rPr>
                <w:noProof/>
                <w:webHidden/>
              </w:rPr>
              <w:fldChar w:fldCharType="separate"/>
            </w:r>
            <w:r>
              <w:rPr>
                <w:noProof/>
                <w:webHidden/>
              </w:rPr>
              <w:t>5</w:t>
            </w:r>
            <w:r>
              <w:rPr>
                <w:noProof/>
                <w:webHidden/>
              </w:rPr>
              <w:fldChar w:fldCharType="end"/>
            </w:r>
          </w:hyperlink>
        </w:p>
        <w:p w14:paraId="3DD47E26" w14:textId="288FF339" w:rsidR="00DC45B2" w:rsidRDefault="00DC45B2">
          <w:pPr>
            <w:pStyle w:val="TOC2"/>
            <w:tabs>
              <w:tab w:val="right" w:leader="dot" w:pos="9345"/>
            </w:tabs>
            <w:rPr>
              <w:noProof/>
              <w:kern w:val="2"/>
              <w:lang w:eastAsia="ru-RU"/>
              <w14:ligatures w14:val="standardContextual"/>
            </w:rPr>
          </w:pPr>
          <w:hyperlink w:anchor="_Toc221915471" w:history="1">
            <w:r w:rsidRPr="007B5D0E">
              <w:rPr>
                <w:rStyle w:val="Hyperlink"/>
                <w:noProof/>
              </w:rPr>
              <w:t>1.1.2 Стационарное состояние системы</w:t>
            </w:r>
            <w:r>
              <w:rPr>
                <w:noProof/>
                <w:webHidden/>
              </w:rPr>
              <w:tab/>
            </w:r>
            <w:r>
              <w:rPr>
                <w:noProof/>
                <w:webHidden/>
              </w:rPr>
              <w:fldChar w:fldCharType="begin"/>
            </w:r>
            <w:r>
              <w:rPr>
                <w:noProof/>
                <w:webHidden/>
              </w:rPr>
              <w:instrText xml:space="preserve"> PAGEREF _Toc221915471 \h </w:instrText>
            </w:r>
            <w:r>
              <w:rPr>
                <w:noProof/>
                <w:webHidden/>
              </w:rPr>
            </w:r>
            <w:r>
              <w:rPr>
                <w:noProof/>
                <w:webHidden/>
              </w:rPr>
              <w:fldChar w:fldCharType="separate"/>
            </w:r>
            <w:r>
              <w:rPr>
                <w:noProof/>
                <w:webHidden/>
              </w:rPr>
              <w:t>6</w:t>
            </w:r>
            <w:r>
              <w:rPr>
                <w:noProof/>
                <w:webHidden/>
              </w:rPr>
              <w:fldChar w:fldCharType="end"/>
            </w:r>
          </w:hyperlink>
        </w:p>
        <w:p w14:paraId="1BF85AA3" w14:textId="1BF2B129" w:rsidR="00DC45B2" w:rsidRDefault="00DC45B2">
          <w:pPr>
            <w:pStyle w:val="TOC2"/>
            <w:tabs>
              <w:tab w:val="right" w:leader="dot" w:pos="9345"/>
            </w:tabs>
            <w:rPr>
              <w:noProof/>
              <w:kern w:val="2"/>
              <w:lang w:eastAsia="ru-RU"/>
              <w14:ligatures w14:val="standardContextual"/>
            </w:rPr>
          </w:pPr>
          <w:hyperlink w:anchor="_Toc221915472" w:history="1">
            <w:r w:rsidRPr="007B5D0E">
              <w:rPr>
                <w:rStyle w:val="Hyperlink"/>
                <w:noProof/>
              </w:rPr>
              <w:t>1.1.3 Нарушение стационарного состояния</w:t>
            </w:r>
            <w:r>
              <w:rPr>
                <w:noProof/>
                <w:webHidden/>
              </w:rPr>
              <w:tab/>
            </w:r>
            <w:r>
              <w:rPr>
                <w:noProof/>
                <w:webHidden/>
              </w:rPr>
              <w:fldChar w:fldCharType="begin"/>
            </w:r>
            <w:r>
              <w:rPr>
                <w:noProof/>
                <w:webHidden/>
              </w:rPr>
              <w:instrText xml:space="preserve"> PAGEREF _Toc221915472 \h </w:instrText>
            </w:r>
            <w:r>
              <w:rPr>
                <w:noProof/>
                <w:webHidden/>
              </w:rPr>
            </w:r>
            <w:r>
              <w:rPr>
                <w:noProof/>
                <w:webHidden/>
              </w:rPr>
              <w:fldChar w:fldCharType="separate"/>
            </w:r>
            <w:r>
              <w:rPr>
                <w:noProof/>
                <w:webHidden/>
              </w:rPr>
              <w:t>7</w:t>
            </w:r>
            <w:r>
              <w:rPr>
                <w:noProof/>
                <w:webHidden/>
              </w:rPr>
              <w:fldChar w:fldCharType="end"/>
            </w:r>
          </w:hyperlink>
        </w:p>
        <w:p w14:paraId="21B9E919" w14:textId="63D97F4B" w:rsidR="00DC45B2" w:rsidRDefault="00DC45B2">
          <w:pPr>
            <w:pStyle w:val="TOC1"/>
            <w:tabs>
              <w:tab w:val="right" w:leader="dot" w:pos="9345"/>
            </w:tabs>
            <w:rPr>
              <w:noProof/>
              <w:kern w:val="2"/>
              <w:lang w:eastAsia="ru-RU"/>
              <w14:ligatures w14:val="standardContextual"/>
            </w:rPr>
          </w:pPr>
          <w:hyperlink w:anchor="_Toc221915473" w:history="1">
            <w:r w:rsidRPr="007B5D0E">
              <w:rPr>
                <w:rStyle w:val="Hyperlink"/>
                <w:noProof/>
              </w:rPr>
              <w:t>2.Математическая модель динамики ВИЧ-инфекции</w:t>
            </w:r>
            <w:r>
              <w:rPr>
                <w:noProof/>
                <w:webHidden/>
              </w:rPr>
              <w:tab/>
            </w:r>
            <w:r>
              <w:rPr>
                <w:noProof/>
                <w:webHidden/>
              </w:rPr>
              <w:fldChar w:fldCharType="begin"/>
            </w:r>
            <w:r>
              <w:rPr>
                <w:noProof/>
                <w:webHidden/>
              </w:rPr>
              <w:instrText xml:space="preserve"> PAGEREF _Toc221915473 \h </w:instrText>
            </w:r>
            <w:r>
              <w:rPr>
                <w:noProof/>
                <w:webHidden/>
              </w:rPr>
            </w:r>
            <w:r>
              <w:rPr>
                <w:noProof/>
                <w:webHidden/>
              </w:rPr>
              <w:fldChar w:fldCharType="separate"/>
            </w:r>
            <w:r>
              <w:rPr>
                <w:noProof/>
                <w:webHidden/>
              </w:rPr>
              <w:t>9</w:t>
            </w:r>
            <w:r>
              <w:rPr>
                <w:noProof/>
                <w:webHidden/>
              </w:rPr>
              <w:fldChar w:fldCharType="end"/>
            </w:r>
          </w:hyperlink>
        </w:p>
        <w:p w14:paraId="74301B4D" w14:textId="7D7C7408" w:rsidR="00DC45B2" w:rsidRDefault="00DC45B2">
          <w:pPr>
            <w:pStyle w:val="TOC2"/>
            <w:tabs>
              <w:tab w:val="right" w:leader="dot" w:pos="9345"/>
            </w:tabs>
            <w:rPr>
              <w:noProof/>
              <w:kern w:val="2"/>
              <w:lang w:eastAsia="ru-RU"/>
              <w14:ligatures w14:val="standardContextual"/>
            </w:rPr>
          </w:pPr>
          <w:hyperlink w:anchor="_Toc221915474" w:history="1">
            <w:r w:rsidRPr="007B5D0E">
              <w:rPr>
                <w:rStyle w:val="Hyperlink"/>
                <w:noProof/>
              </w:rPr>
              <w:t>2.1. Клинический контекст и биологические основы</w:t>
            </w:r>
            <w:r>
              <w:rPr>
                <w:noProof/>
                <w:webHidden/>
              </w:rPr>
              <w:tab/>
            </w:r>
            <w:r>
              <w:rPr>
                <w:noProof/>
                <w:webHidden/>
              </w:rPr>
              <w:fldChar w:fldCharType="begin"/>
            </w:r>
            <w:r>
              <w:rPr>
                <w:noProof/>
                <w:webHidden/>
              </w:rPr>
              <w:instrText xml:space="preserve"> PAGEREF _Toc221915474 \h </w:instrText>
            </w:r>
            <w:r>
              <w:rPr>
                <w:noProof/>
                <w:webHidden/>
              </w:rPr>
            </w:r>
            <w:r>
              <w:rPr>
                <w:noProof/>
                <w:webHidden/>
              </w:rPr>
              <w:fldChar w:fldCharType="separate"/>
            </w:r>
            <w:r>
              <w:rPr>
                <w:noProof/>
                <w:webHidden/>
              </w:rPr>
              <w:t>9</w:t>
            </w:r>
            <w:r>
              <w:rPr>
                <w:noProof/>
                <w:webHidden/>
              </w:rPr>
              <w:fldChar w:fldCharType="end"/>
            </w:r>
          </w:hyperlink>
        </w:p>
        <w:p w14:paraId="74945427" w14:textId="19A06E2F" w:rsidR="00DC45B2" w:rsidRDefault="00DC45B2">
          <w:pPr>
            <w:pStyle w:val="TOC2"/>
            <w:tabs>
              <w:tab w:val="right" w:leader="dot" w:pos="9345"/>
            </w:tabs>
            <w:rPr>
              <w:noProof/>
              <w:kern w:val="2"/>
              <w:lang w:eastAsia="ru-RU"/>
              <w14:ligatures w14:val="standardContextual"/>
            </w:rPr>
          </w:pPr>
          <w:hyperlink w:anchor="_Toc221915475" w:history="1">
            <w:r w:rsidRPr="007B5D0E">
              <w:rPr>
                <w:rStyle w:val="Hyperlink"/>
                <w:noProof/>
              </w:rPr>
              <w:t>2.2. Структура модели и система уравнений</w:t>
            </w:r>
            <w:r>
              <w:rPr>
                <w:noProof/>
                <w:webHidden/>
              </w:rPr>
              <w:tab/>
            </w:r>
            <w:r>
              <w:rPr>
                <w:noProof/>
                <w:webHidden/>
              </w:rPr>
              <w:fldChar w:fldCharType="begin"/>
            </w:r>
            <w:r>
              <w:rPr>
                <w:noProof/>
                <w:webHidden/>
              </w:rPr>
              <w:instrText xml:space="preserve"> PAGEREF _Toc221915475 \h </w:instrText>
            </w:r>
            <w:r>
              <w:rPr>
                <w:noProof/>
                <w:webHidden/>
              </w:rPr>
            </w:r>
            <w:r>
              <w:rPr>
                <w:noProof/>
                <w:webHidden/>
              </w:rPr>
              <w:fldChar w:fldCharType="separate"/>
            </w:r>
            <w:r>
              <w:rPr>
                <w:noProof/>
                <w:webHidden/>
              </w:rPr>
              <w:t>10</w:t>
            </w:r>
            <w:r>
              <w:rPr>
                <w:noProof/>
                <w:webHidden/>
              </w:rPr>
              <w:fldChar w:fldCharType="end"/>
            </w:r>
          </w:hyperlink>
        </w:p>
        <w:p w14:paraId="796D4DAE" w14:textId="23B1C0F7" w:rsidR="00DC45B2" w:rsidRDefault="00DC45B2">
          <w:pPr>
            <w:pStyle w:val="TOC2"/>
            <w:tabs>
              <w:tab w:val="right" w:leader="dot" w:pos="9345"/>
            </w:tabs>
            <w:rPr>
              <w:noProof/>
              <w:kern w:val="2"/>
              <w:lang w:eastAsia="ru-RU"/>
              <w14:ligatures w14:val="standardContextual"/>
            </w:rPr>
          </w:pPr>
          <w:hyperlink w:anchor="_Toc221915476" w:history="1">
            <w:r w:rsidRPr="007B5D0E">
              <w:rPr>
                <w:rStyle w:val="Hyperlink"/>
                <w:noProof/>
              </w:rPr>
              <w:t>2.3. Параметризация модели</w:t>
            </w:r>
            <w:r>
              <w:rPr>
                <w:noProof/>
                <w:webHidden/>
              </w:rPr>
              <w:tab/>
            </w:r>
            <w:r>
              <w:rPr>
                <w:noProof/>
                <w:webHidden/>
              </w:rPr>
              <w:fldChar w:fldCharType="begin"/>
            </w:r>
            <w:r>
              <w:rPr>
                <w:noProof/>
                <w:webHidden/>
              </w:rPr>
              <w:instrText xml:space="preserve"> PAGEREF _Toc221915476 \h </w:instrText>
            </w:r>
            <w:r>
              <w:rPr>
                <w:noProof/>
                <w:webHidden/>
              </w:rPr>
            </w:r>
            <w:r>
              <w:rPr>
                <w:noProof/>
                <w:webHidden/>
              </w:rPr>
              <w:fldChar w:fldCharType="separate"/>
            </w:r>
            <w:r>
              <w:rPr>
                <w:noProof/>
                <w:webHidden/>
              </w:rPr>
              <w:t>12</w:t>
            </w:r>
            <w:r>
              <w:rPr>
                <w:noProof/>
                <w:webHidden/>
              </w:rPr>
              <w:fldChar w:fldCharType="end"/>
            </w:r>
          </w:hyperlink>
        </w:p>
        <w:p w14:paraId="714A139B" w14:textId="55BC1B68" w:rsidR="00DC45B2" w:rsidRDefault="00DC45B2">
          <w:pPr>
            <w:pStyle w:val="TOC2"/>
            <w:tabs>
              <w:tab w:val="right" w:leader="dot" w:pos="9345"/>
            </w:tabs>
            <w:rPr>
              <w:noProof/>
              <w:kern w:val="2"/>
              <w:lang w:eastAsia="ru-RU"/>
              <w14:ligatures w14:val="standardContextual"/>
            </w:rPr>
          </w:pPr>
          <w:hyperlink w:anchor="_Toc221915477" w:history="1">
            <w:r w:rsidRPr="007B5D0E">
              <w:rPr>
                <w:rStyle w:val="Hyperlink"/>
                <w:noProof/>
              </w:rPr>
              <w:t>2.4. Анализ стационарных состояний</w:t>
            </w:r>
            <w:r>
              <w:rPr>
                <w:noProof/>
                <w:webHidden/>
              </w:rPr>
              <w:tab/>
            </w:r>
            <w:r>
              <w:rPr>
                <w:noProof/>
                <w:webHidden/>
              </w:rPr>
              <w:fldChar w:fldCharType="begin"/>
            </w:r>
            <w:r>
              <w:rPr>
                <w:noProof/>
                <w:webHidden/>
              </w:rPr>
              <w:instrText xml:space="preserve"> PAGEREF _Toc221915477 \h </w:instrText>
            </w:r>
            <w:r>
              <w:rPr>
                <w:noProof/>
                <w:webHidden/>
              </w:rPr>
            </w:r>
            <w:r>
              <w:rPr>
                <w:noProof/>
                <w:webHidden/>
              </w:rPr>
              <w:fldChar w:fldCharType="separate"/>
            </w:r>
            <w:r>
              <w:rPr>
                <w:noProof/>
                <w:webHidden/>
              </w:rPr>
              <w:t>13</w:t>
            </w:r>
            <w:r>
              <w:rPr>
                <w:noProof/>
                <w:webHidden/>
              </w:rPr>
              <w:fldChar w:fldCharType="end"/>
            </w:r>
          </w:hyperlink>
        </w:p>
        <w:p w14:paraId="41DF03D7" w14:textId="00957DA3" w:rsidR="00DC45B2" w:rsidRDefault="00DC45B2">
          <w:pPr>
            <w:pStyle w:val="TOC1"/>
            <w:tabs>
              <w:tab w:val="right" w:leader="dot" w:pos="9345"/>
            </w:tabs>
            <w:rPr>
              <w:noProof/>
              <w:kern w:val="2"/>
              <w:lang w:eastAsia="ru-RU"/>
              <w14:ligatures w14:val="standardContextual"/>
            </w:rPr>
          </w:pPr>
          <w:hyperlink w:anchor="_Toc221915478" w:history="1">
            <w:r w:rsidRPr="007B5D0E">
              <w:rPr>
                <w:rStyle w:val="Hyperlink"/>
                <w:noProof/>
              </w:rPr>
              <w:t>3.Верификация и параметризация модели</w:t>
            </w:r>
            <w:r>
              <w:rPr>
                <w:noProof/>
                <w:webHidden/>
              </w:rPr>
              <w:tab/>
            </w:r>
            <w:r>
              <w:rPr>
                <w:noProof/>
                <w:webHidden/>
              </w:rPr>
              <w:fldChar w:fldCharType="begin"/>
            </w:r>
            <w:r>
              <w:rPr>
                <w:noProof/>
                <w:webHidden/>
              </w:rPr>
              <w:instrText xml:space="preserve"> PAGEREF _Toc221915478 \h </w:instrText>
            </w:r>
            <w:r>
              <w:rPr>
                <w:noProof/>
                <w:webHidden/>
              </w:rPr>
            </w:r>
            <w:r>
              <w:rPr>
                <w:noProof/>
                <w:webHidden/>
              </w:rPr>
              <w:fldChar w:fldCharType="separate"/>
            </w:r>
            <w:r>
              <w:rPr>
                <w:noProof/>
                <w:webHidden/>
              </w:rPr>
              <w:t>15</w:t>
            </w:r>
            <w:r>
              <w:rPr>
                <w:noProof/>
                <w:webHidden/>
              </w:rPr>
              <w:fldChar w:fldCharType="end"/>
            </w:r>
          </w:hyperlink>
        </w:p>
        <w:p w14:paraId="23A3238D" w14:textId="1B812E3A" w:rsidR="00DC45B2" w:rsidRDefault="00DC45B2">
          <w:pPr>
            <w:pStyle w:val="TOC2"/>
            <w:tabs>
              <w:tab w:val="right" w:leader="dot" w:pos="9345"/>
            </w:tabs>
            <w:rPr>
              <w:noProof/>
              <w:kern w:val="2"/>
              <w:lang w:eastAsia="ru-RU"/>
              <w14:ligatures w14:val="standardContextual"/>
            </w:rPr>
          </w:pPr>
          <w:hyperlink w:anchor="_Toc221915479" w:history="1">
            <w:r w:rsidRPr="007B5D0E">
              <w:rPr>
                <w:rStyle w:val="Hyperlink"/>
                <w:noProof/>
              </w:rPr>
              <w:t>3.1 Верификация модели при отсутствии терапии</w:t>
            </w:r>
            <w:r>
              <w:rPr>
                <w:noProof/>
                <w:webHidden/>
              </w:rPr>
              <w:tab/>
            </w:r>
            <w:r>
              <w:rPr>
                <w:noProof/>
                <w:webHidden/>
              </w:rPr>
              <w:fldChar w:fldCharType="begin"/>
            </w:r>
            <w:r>
              <w:rPr>
                <w:noProof/>
                <w:webHidden/>
              </w:rPr>
              <w:instrText xml:space="preserve"> PAGEREF _Toc221915479 \h </w:instrText>
            </w:r>
            <w:r>
              <w:rPr>
                <w:noProof/>
                <w:webHidden/>
              </w:rPr>
            </w:r>
            <w:r>
              <w:rPr>
                <w:noProof/>
                <w:webHidden/>
              </w:rPr>
              <w:fldChar w:fldCharType="separate"/>
            </w:r>
            <w:r>
              <w:rPr>
                <w:noProof/>
                <w:webHidden/>
              </w:rPr>
              <w:t>15</w:t>
            </w:r>
            <w:r>
              <w:rPr>
                <w:noProof/>
                <w:webHidden/>
              </w:rPr>
              <w:fldChar w:fldCharType="end"/>
            </w:r>
          </w:hyperlink>
        </w:p>
        <w:p w14:paraId="4497A6E6" w14:textId="64CB84A0" w:rsidR="00DC45B2" w:rsidRDefault="00DC45B2">
          <w:pPr>
            <w:pStyle w:val="TOC2"/>
            <w:tabs>
              <w:tab w:val="right" w:leader="dot" w:pos="9345"/>
            </w:tabs>
            <w:rPr>
              <w:noProof/>
              <w:kern w:val="2"/>
              <w:lang w:eastAsia="ru-RU"/>
              <w14:ligatures w14:val="standardContextual"/>
            </w:rPr>
          </w:pPr>
          <w:hyperlink w:anchor="_Toc221915480" w:history="1">
            <w:r w:rsidRPr="007B5D0E">
              <w:rPr>
                <w:rStyle w:val="Hyperlink"/>
                <w:noProof/>
              </w:rPr>
              <w:t>3.2 Верификация модели в случае временной антиретровирусной терапии</w:t>
            </w:r>
            <w:r>
              <w:rPr>
                <w:noProof/>
                <w:webHidden/>
              </w:rPr>
              <w:tab/>
            </w:r>
            <w:r>
              <w:rPr>
                <w:noProof/>
                <w:webHidden/>
              </w:rPr>
              <w:fldChar w:fldCharType="begin"/>
            </w:r>
            <w:r>
              <w:rPr>
                <w:noProof/>
                <w:webHidden/>
              </w:rPr>
              <w:instrText xml:space="preserve"> PAGEREF _Toc221915480 \h </w:instrText>
            </w:r>
            <w:r>
              <w:rPr>
                <w:noProof/>
                <w:webHidden/>
              </w:rPr>
            </w:r>
            <w:r>
              <w:rPr>
                <w:noProof/>
                <w:webHidden/>
              </w:rPr>
              <w:fldChar w:fldCharType="separate"/>
            </w:r>
            <w:r>
              <w:rPr>
                <w:noProof/>
                <w:webHidden/>
              </w:rPr>
              <w:t>17</w:t>
            </w:r>
            <w:r>
              <w:rPr>
                <w:noProof/>
                <w:webHidden/>
              </w:rPr>
              <w:fldChar w:fldCharType="end"/>
            </w:r>
          </w:hyperlink>
        </w:p>
        <w:p w14:paraId="08EA94C2" w14:textId="7F0B8719" w:rsidR="00DC45B2" w:rsidRDefault="00DC45B2">
          <w:pPr>
            <w:pStyle w:val="TOC2"/>
            <w:tabs>
              <w:tab w:val="right" w:leader="dot" w:pos="9345"/>
            </w:tabs>
            <w:rPr>
              <w:noProof/>
              <w:kern w:val="2"/>
              <w:lang w:eastAsia="ru-RU"/>
              <w14:ligatures w14:val="standardContextual"/>
            </w:rPr>
          </w:pPr>
          <w:hyperlink w:anchor="_Toc221915481" w:history="1">
            <w:r w:rsidRPr="007B5D0E">
              <w:rPr>
                <w:rStyle w:val="Hyperlink"/>
                <w:noProof/>
              </w:rPr>
              <w:t>3.2.1 Антиретровирусная терапии при аномально малочувствительных хелперах.</w:t>
            </w:r>
            <w:r>
              <w:rPr>
                <w:noProof/>
                <w:webHidden/>
              </w:rPr>
              <w:tab/>
            </w:r>
            <w:r>
              <w:rPr>
                <w:noProof/>
                <w:webHidden/>
              </w:rPr>
              <w:fldChar w:fldCharType="begin"/>
            </w:r>
            <w:r>
              <w:rPr>
                <w:noProof/>
                <w:webHidden/>
              </w:rPr>
              <w:instrText xml:space="preserve"> PAGEREF _Toc221915481 \h </w:instrText>
            </w:r>
            <w:r>
              <w:rPr>
                <w:noProof/>
                <w:webHidden/>
              </w:rPr>
            </w:r>
            <w:r>
              <w:rPr>
                <w:noProof/>
                <w:webHidden/>
              </w:rPr>
              <w:fldChar w:fldCharType="separate"/>
            </w:r>
            <w:r>
              <w:rPr>
                <w:noProof/>
                <w:webHidden/>
              </w:rPr>
              <w:t>18</w:t>
            </w:r>
            <w:r>
              <w:rPr>
                <w:noProof/>
                <w:webHidden/>
              </w:rPr>
              <w:fldChar w:fldCharType="end"/>
            </w:r>
          </w:hyperlink>
        </w:p>
        <w:p w14:paraId="2A5989BB" w14:textId="16E5063C" w:rsidR="00DC45B2" w:rsidRDefault="00DC45B2">
          <w:pPr>
            <w:pStyle w:val="TOC2"/>
            <w:tabs>
              <w:tab w:val="right" w:leader="dot" w:pos="9345"/>
            </w:tabs>
            <w:rPr>
              <w:noProof/>
              <w:kern w:val="2"/>
              <w:lang w:eastAsia="ru-RU"/>
              <w14:ligatures w14:val="standardContextual"/>
            </w:rPr>
          </w:pPr>
          <w:hyperlink w:anchor="_Toc221915482" w:history="1">
            <w:r w:rsidRPr="007B5D0E">
              <w:rPr>
                <w:rStyle w:val="Hyperlink"/>
                <w:noProof/>
              </w:rPr>
              <w:t>3.3 Выделение критических параметров модели</w:t>
            </w:r>
            <w:r>
              <w:rPr>
                <w:noProof/>
                <w:webHidden/>
              </w:rPr>
              <w:tab/>
            </w:r>
            <w:r>
              <w:rPr>
                <w:noProof/>
                <w:webHidden/>
              </w:rPr>
              <w:fldChar w:fldCharType="begin"/>
            </w:r>
            <w:r>
              <w:rPr>
                <w:noProof/>
                <w:webHidden/>
              </w:rPr>
              <w:instrText xml:space="preserve"> PAGEREF _Toc221915482 \h </w:instrText>
            </w:r>
            <w:r>
              <w:rPr>
                <w:noProof/>
                <w:webHidden/>
              </w:rPr>
            </w:r>
            <w:r>
              <w:rPr>
                <w:noProof/>
                <w:webHidden/>
              </w:rPr>
              <w:fldChar w:fldCharType="separate"/>
            </w:r>
            <w:r>
              <w:rPr>
                <w:noProof/>
                <w:webHidden/>
              </w:rPr>
              <w:t>18</w:t>
            </w:r>
            <w:r>
              <w:rPr>
                <w:noProof/>
                <w:webHidden/>
              </w:rPr>
              <w:fldChar w:fldCharType="end"/>
            </w:r>
          </w:hyperlink>
        </w:p>
        <w:p w14:paraId="480587B3" w14:textId="52DBC1E6" w:rsidR="00DC45B2" w:rsidRDefault="00DC45B2">
          <w:pPr>
            <w:pStyle w:val="TOC2"/>
            <w:tabs>
              <w:tab w:val="right" w:leader="dot" w:pos="9345"/>
            </w:tabs>
            <w:rPr>
              <w:noProof/>
              <w:kern w:val="2"/>
              <w:lang w:eastAsia="ru-RU"/>
              <w14:ligatures w14:val="standardContextual"/>
            </w:rPr>
          </w:pPr>
          <w:hyperlink w:anchor="_Toc221915483" w:history="1">
            <w:r w:rsidRPr="007B5D0E">
              <w:rPr>
                <w:rStyle w:val="Hyperlink"/>
                <w:noProof/>
              </w:rPr>
              <w:t>3.4. Минимально необходимые клинические параметры для персонализации</w:t>
            </w:r>
            <w:r>
              <w:rPr>
                <w:noProof/>
                <w:webHidden/>
              </w:rPr>
              <w:tab/>
            </w:r>
            <w:r>
              <w:rPr>
                <w:noProof/>
                <w:webHidden/>
              </w:rPr>
              <w:fldChar w:fldCharType="begin"/>
            </w:r>
            <w:r>
              <w:rPr>
                <w:noProof/>
                <w:webHidden/>
              </w:rPr>
              <w:instrText xml:space="preserve"> PAGEREF _Toc221915483 \h </w:instrText>
            </w:r>
            <w:r>
              <w:rPr>
                <w:noProof/>
                <w:webHidden/>
              </w:rPr>
            </w:r>
            <w:r>
              <w:rPr>
                <w:noProof/>
                <w:webHidden/>
              </w:rPr>
              <w:fldChar w:fldCharType="separate"/>
            </w:r>
            <w:r>
              <w:rPr>
                <w:noProof/>
                <w:webHidden/>
              </w:rPr>
              <w:t>19</w:t>
            </w:r>
            <w:r>
              <w:rPr>
                <w:noProof/>
                <w:webHidden/>
              </w:rPr>
              <w:fldChar w:fldCharType="end"/>
            </w:r>
          </w:hyperlink>
        </w:p>
        <w:p w14:paraId="1733C3C8" w14:textId="3C477AE1" w:rsidR="00DC45B2" w:rsidRDefault="00DC45B2">
          <w:pPr>
            <w:pStyle w:val="TOC1"/>
            <w:tabs>
              <w:tab w:val="right" w:leader="dot" w:pos="9345"/>
            </w:tabs>
            <w:rPr>
              <w:noProof/>
              <w:kern w:val="2"/>
              <w:lang w:eastAsia="ru-RU"/>
              <w14:ligatures w14:val="standardContextual"/>
            </w:rPr>
          </w:pPr>
          <w:hyperlink w:anchor="_Toc221915484" w:history="1">
            <w:r w:rsidRPr="007B5D0E">
              <w:rPr>
                <w:rStyle w:val="Hyperlink"/>
                <w:noProof/>
              </w:rPr>
              <w:t>4. Исследование и алгоритмизация «спонтанного контроля».</w:t>
            </w:r>
            <w:r>
              <w:rPr>
                <w:noProof/>
                <w:webHidden/>
              </w:rPr>
              <w:tab/>
            </w:r>
            <w:r>
              <w:rPr>
                <w:noProof/>
                <w:webHidden/>
              </w:rPr>
              <w:fldChar w:fldCharType="begin"/>
            </w:r>
            <w:r>
              <w:rPr>
                <w:noProof/>
                <w:webHidden/>
              </w:rPr>
              <w:instrText xml:space="preserve"> PAGEREF _Toc221915484 \h </w:instrText>
            </w:r>
            <w:r>
              <w:rPr>
                <w:noProof/>
                <w:webHidden/>
              </w:rPr>
            </w:r>
            <w:r>
              <w:rPr>
                <w:noProof/>
                <w:webHidden/>
              </w:rPr>
              <w:fldChar w:fldCharType="separate"/>
            </w:r>
            <w:r>
              <w:rPr>
                <w:noProof/>
                <w:webHidden/>
              </w:rPr>
              <w:t>21</w:t>
            </w:r>
            <w:r>
              <w:rPr>
                <w:noProof/>
                <w:webHidden/>
              </w:rPr>
              <w:fldChar w:fldCharType="end"/>
            </w:r>
          </w:hyperlink>
        </w:p>
        <w:p w14:paraId="37EA9CC2" w14:textId="193FD18C" w:rsidR="00DC45B2" w:rsidRDefault="00DC45B2">
          <w:pPr>
            <w:pStyle w:val="TOC2"/>
            <w:tabs>
              <w:tab w:val="right" w:leader="dot" w:pos="9345"/>
            </w:tabs>
            <w:rPr>
              <w:noProof/>
              <w:kern w:val="2"/>
              <w:lang w:eastAsia="ru-RU"/>
              <w14:ligatures w14:val="standardContextual"/>
            </w:rPr>
          </w:pPr>
          <w:hyperlink w:anchor="_Toc221915485" w:history="1">
            <w:r w:rsidRPr="007B5D0E">
              <w:rPr>
                <w:rStyle w:val="Hyperlink"/>
                <w:noProof/>
              </w:rPr>
              <w:t>4.1 Генетическая изменчивость организма</w:t>
            </w:r>
            <w:r>
              <w:rPr>
                <w:noProof/>
                <w:webHidden/>
              </w:rPr>
              <w:tab/>
            </w:r>
            <w:r>
              <w:rPr>
                <w:noProof/>
                <w:webHidden/>
              </w:rPr>
              <w:fldChar w:fldCharType="begin"/>
            </w:r>
            <w:r>
              <w:rPr>
                <w:noProof/>
                <w:webHidden/>
              </w:rPr>
              <w:instrText xml:space="preserve"> PAGEREF _Toc221915485 \h </w:instrText>
            </w:r>
            <w:r>
              <w:rPr>
                <w:noProof/>
                <w:webHidden/>
              </w:rPr>
            </w:r>
            <w:r>
              <w:rPr>
                <w:noProof/>
                <w:webHidden/>
              </w:rPr>
              <w:fldChar w:fldCharType="separate"/>
            </w:r>
            <w:r>
              <w:rPr>
                <w:noProof/>
                <w:webHidden/>
              </w:rPr>
              <w:t>22</w:t>
            </w:r>
            <w:r>
              <w:rPr>
                <w:noProof/>
                <w:webHidden/>
              </w:rPr>
              <w:fldChar w:fldCharType="end"/>
            </w:r>
          </w:hyperlink>
        </w:p>
        <w:p w14:paraId="3E8C94CB" w14:textId="788DBBFE" w:rsidR="00DC45B2" w:rsidRDefault="00DC45B2">
          <w:pPr>
            <w:pStyle w:val="TOC2"/>
            <w:tabs>
              <w:tab w:val="right" w:leader="dot" w:pos="9345"/>
            </w:tabs>
            <w:rPr>
              <w:noProof/>
              <w:kern w:val="2"/>
              <w:lang w:eastAsia="ru-RU"/>
              <w14:ligatures w14:val="standardContextual"/>
            </w:rPr>
          </w:pPr>
          <w:hyperlink w:anchor="_Toc221915486" w:history="1">
            <w:r w:rsidRPr="007B5D0E">
              <w:rPr>
                <w:rStyle w:val="Hyperlink"/>
                <w:noProof/>
              </w:rPr>
              <w:t>4.2 Алгоритм диагностики спонтанного контроля</w:t>
            </w:r>
            <w:r>
              <w:rPr>
                <w:noProof/>
                <w:webHidden/>
              </w:rPr>
              <w:tab/>
            </w:r>
            <w:r>
              <w:rPr>
                <w:noProof/>
                <w:webHidden/>
              </w:rPr>
              <w:fldChar w:fldCharType="begin"/>
            </w:r>
            <w:r>
              <w:rPr>
                <w:noProof/>
                <w:webHidden/>
              </w:rPr>
              <w:instrText xml:space="preserve"> PAGEREF _Toc221915486 \h </w:instrText>
            </w:r>
            <w:r>
              <w:rPr>
                <w:noProof/>
                <w:webHidden/>
              </w:rPr>
            </w:r>
            <w:r>
              <w:rPr>
                <w:noProof/>
                <w:webHidden/>
              </w:rPr>
              <w:fldChar w:fldCharType="separate"/>
            </w:r>
            <w:r>
              <w:rPr>
                <w:noProof/>
                <w:webHidden/>
              </w:rPr>
              <w:t>23</w:t>
            </w:r>
            <w:r>
              <w:rPr>
                <w:noProof/>
                <w:webHidden/>
              </w:rPr>
              <w:fldChar w:fldCharType="end"/>
            </w:r>
          </w:hyperlink>
        </w:p>
        <w:p w14:paraId="3235132D" w14:textId="27B6E8B6" w:rsidR="00DC45B2" w:rsidRDefault="00DC45B2">
          <w:pPr>
            <w:pStyle w:val="TOC1"/>
            <w:tabs>
              <w:tab w:val="right" w:leader="dot" w:pos="9345"/>
            </w:tabs>
            <w:rPr>
              <w:noProof/>
              <w:kern w:val="2"/>
              <w:lang w:eastAsia="ru-RU"/>
              <w14:ligatures w14:val="standardContextual"/>
            </w:rPr>
          </w:pPr>
          <w:hyperlink w:anchor="_Toc221915487" w:history="1">
            <w:r w:rsidRPr="007B5D0E">
              <w:rPr>
                <w:rStyle w:val="Hyperlink"/>
                <w:noProof/>
              </w:rPr>
              <w:t>5.  Методология определения временного окна для успешного посттерапевтического контроля ВИЧ</w:t>
            </w:r>
            <w:r>
              <w:rPr>
                <w:noProof/>
                <w:webHidden/>
              </w:rPr>
              <w:tab/>
            </w:r>
            <w:r>
              <w:rPr>
                <w:noProof/>
                <w:webHidden/>
              </w:rPr>
              <w:fldChar w:fldCharType="begin"/>
            </w:r>
            <w:r>
              <w:rPr>
                <w:noProof/>
                <w:webHidden/>
              </w:rPr>
              <w:instrText xml:space="preserve"> PAGEREF _Toc221915487 \h </w:instrText>
            </w:r>
            <w:r>
              <w:rPr>
                <w:noProof/>
                <w:webHidden/>
              </w:rPr>
            </w:r>
            <w:r>
              <w:rPr>
                <w:noProof/>
                <w:webHidden/>
              </w:rPr>
              <w:fldChar w:fldCharType="separate"/>
            </w:r>
            <w:r>
              <w:rPr>
                <w:noProof/>
                <w:webHidden/>
              </w:rPr>
              <w:t>24</w:t>
            </w:r>
            <w:r>
              <w:rPr>
                <w:noProof/>
                <w:webHidden/>
              </w:rPr>
              <w:fldChar w:fldCharType="end"/>
            </w:r>
          </w:hyperlink>
        </w:p>
        <w:p w14:paraId="392D809C" w14:textId="25A77037" w:rsidR="00DC45B2" w:rsidRDefault="00DC45B2">
          <w:pPr>
            <w:pStyle w:val="TOC2"/>
            <w:tabs>
              <w:tab w:val="right" w:leader="dot" w:pos="9345"/>
            </w:tabs>
            <w:rPr>
              <w:noProof/>
              <w:kern w:val="2"/>
              <w:lang w:eastAsia="ru-RU"/>
              <w14:ligatures w14:val="standardContextual"/>
            </w:rPr>
          </w:pPr>
          <w:hyperlink w:anchor="_Toc221915488" w:history="1">
            <w:r w:rsidRPr="007B5D0E">
              <w:rPr>
                <w:rStyle w:val="Hyperlink"/>
                <w:noProof/>
              </w:rPr>
              <w:t>5.1 Проблема "терапевтического окна"</w:t>
            </w:r>
            <w:r>
              <w:rPr>
                <w:noProof/>
                <w:webHidden/>
              </w:rPr>
              <w:tab/>
            </w:r>
            <w:r>
              <w:rPr>
                <w:noProof/>
                <w:webHidden/>
              </w:rPr>
              <w:fldChar w:fldCharType="begin"/>
            </w:r>
            <w:r>
              <w:rPr>
                <w:noProof/>
                <w:webHidden/>
              </w:rPr>
              <w:instrText xml:space="preserve"> PAGEREF _Toc221915488 \h </w:instrText>
            </w:r>
            <w:r>
              <w:rPr>
                <w:noProof/>
                <w:webHidden/>
              </w:rPr>
            </w:r>
            <w:r>
              <w:rPr>
                <w:noProof/>
                <w:webHidden/>
              </w:rPr>
              <w:fldChar w:fldCharType="separate"/>
            </w:r>
            <w:r>
              <w:rPr>
                <w:noProof/>
                <w:webHidden/>
              </w:rPr>
              <w:t>24</w:t>
            </w:r>
            <w:r>
              <w:rPr>
                <w:noProof/>
                <w:webHidden/>
              </w:rPr>
              <w:fldChar w:fldCharType="end"/>
            </w:r>
          </w:hyperlink>
        </w:p>
        <w:p w14:paraId="21ABC3A8" w14:textId="7A00DC9C" w:rsidR="00DC45B2" w:rsidRDefault="00DC45B2">
          <w:pPr>
            <w:pStyle w:val="TOC2"/>
            <w:tabs>
              <w:tab w:val="right" w:leader="dot" w:pos="9345"/>
            </w:tabs>
            <w:rPr>
              <w:noProof/>
              <w:kern w:val="2"/>
              <w:lang w:eastAsia="ru-RU"/>
              <w14:ligatures w14:val="standardContextual"/>
            </w:rPr>
          </w:pPr>
          <w:hyperlink w:anchor="_Toc221915489" w:history="1">
            <w:r w:rsidRPr="007B5D0E">
              <w:rPr>
                <w:rStyle w:val="Hyperlink"/>
                <w:noProof/>
              </w:rPr>
              <w:t>5.2 Количественная оценка допустимой погрешности в определении времени начала терапии.</w:t>
            </w:r>
            <w:r>
              <w:rPr>
                <w:noProof/>
                <w:webHidden/>
              </w:rPr>
              <w:tab/>
            </w:r>
            <w:r>
              <w:rPr>
                <w:noProof/>
                <w:webHidden/>
              </w:rPr>
              <w:fldChar w:fldCharType="begin"/>
            </w:r>
            <w:r>
              <w:rPr>
                <w:noProof/>
                <w:webHidden/>
              </w:rPr>
              <w:instrText xml:space="preserve"> PAGEREF _Toc221915489 \h </w:instrText>
            </w:r>
            <w:r>
              <w:rPr>
                <w:noProof/>
                <w:webHidden/>
              </w:rPr>
            </w:r>
            <w:r>
              <w:rPr>
                <w:noProof/>
                <w:webHidden/>
              </w:rPr>
              <w:fldChar w:fldCharType="separate"/>
            </w:r>
            <w:r>
              <w:rPr>
                <w:noProof/>
                <w:webHidden/>
              </w:rPr>
              <w:t>28</w:t>
            </w:r>
            <w:r>
              <w:rPr>
                <w:noProof/>
                <w:webHidden/>
              </w:rPr>
              <w:fldChar w:fldCharType="end"/>
            </w:r>
          </w:hyperlink>
        </w:p>
        <w:p w14:paraId="557DB57C" w14:textId="624FFD14" w:rsidR="00DC45B2" w:rsidRDefault="00DC45B2">
          <w:pPr>
            <w:pStyle w:val="TOC1"/>
            <w:tabs>
              <w:tab w:val="right" w:leader="dot" w:pos="9345"/>
            </w:tabs>
            <w:rPr>
              <w:noProof/>
              <w:kern w:val="2"/>
              <w:lang w:eastAsia="ru-RU"/>
              <w14:ligatures w14:val="standardContextual"/>
            </w:rPr>
          </w:pPr>
          <w:hyperlink w:anchor="_Toc221915490" w:history="1">
            <w:r w:rsidRPr="007B5D0E">
              <w:rPr>
                <w:rStyle w:val="Hyperlink"/>
                <w:noProof/>
              </w:rPr>
              <w:t>6.  Выводы</w:t>
            </w:r>
            <w:r>
              <w:rPr>
                <w:noProof/>
                <w:webHidden/>
              </w:rPr>
              <w:tab/>
            </w:r>
            <w:r>
              <w:rPr>
                <w:noProof/>
                <w:webHidden/>
              </w:rPr>
              <w:fldChar w:fldCharType="begin"/>
            </w:r>
            <w:r>
              <w:rPr>
                <w:noProof/>
                <w:webHidden/>
              </w:rPr>
              <w:instrText xml:space="preserve"> PAGEREF _Toc221915490 \h </w:instrText>
            </w:r>
            <w:r>
              <w:rPr>
                <w:noProof/>
                <w:webHidden/>
              </w:rPr>
            </w:r>
            <w:r>
              <w:rPr>
                <w:noProof/>
                <w:webHidden/>
              </w:rPr>
              <w:fldChar w:fldCharType="separate"/>
            </w:r>
            <w:r>
              <w:rPr>
                <w:noProof/>
                <w:webHidden/>
              </w:rPr>
              <w:t>30</w:t>
            </w:r>
            <w:r>
              <w:rPr>
                <w:noProof/>
                <w:webHidden/>
              </w:rPr>
              <w:fldChar w:fldCharType="end"/>
            </w:r>
          </w:hyperlink>
        </w:p>
        <w:p w14:paraId="52A82B64" w14:textId="0CBF1F78" w:rsidR="00DC45B2" w:rsidRDefault="00DC45B2">
          <w:pPr>
            <w:pStyle w:val="TOC1"/>
            <w:tabs>
              <w:tab w:val="right" w:leader="dot" w:pos="9345"/>
            </w:tabs>
            <w:rPr>
              <w:noProof/>
              <w:kern w:val="2"/>
              <w:lang w:eastAsia="ru-RU"/>
              <w14:ligatures w14:val="standardContextual"/>
            </w:rPr>
          </w:pPr>
          <w:hyperlink w:anchor="_Toc221915491" w:history="1">
            <w:r w:rsidRPr="007B5D0E">
              <w:rPr>
                <w:rStyle w:val="Hyperlink"/>
                <w:noProof/>
              </w:rPr>
              <w:t>Список литературы</w:t>
            </w:r>
            <w:r>
              <w:rPr>
                <w:noProof/>
                <w:webHidden/>
              </w:rPr>
              <w:tab/>
            </w:r>
            <w:r>
              <w:rPr>
                <w:noProof/>
                <w:webHidden/>
              </w:rPr>
              <w:fldChar w:fldCharType="begin"/>
            </w:r>
            <w:r>
              <w:rPr>
                <w:noProof/>
                <w:webHidden/>
              </w:rPr>
              <w:instrText xml:space="preserve"> PAGEREF _Toc221915491 \h </w:instrText>
            </w:r>
            <w:r>
              <w:rPr>
                <w:noProof/>
                <w:webHidden/>
              </w:rPr>
            </w:r>
            <w:r>
              <w:rPr>
                <w:noProof/>
                <w:webHidden/>
              </w:rPr>
              <w:fldChar w:fldCharType="separate"/>
            </w:r>
            <w:r>
              <w:rPr>
                <w:noProof/>
                <w:webHidden/>
              </w:rPr>
              <w:t>31</w:t>
            </w:r>
            <w:r>
              <w:rPr>
                <w:noProof/>
                <w:webHidden/>
              </w:rPr>
              <w:fldChar w:fldCharType="end"/>
            </w:r>
          </w:hyperlink>
        </w:p>
        <w:p w14:paraId="4FE474DF" w14:textId="189570E6" w:rsidR="00ED0A5F" w:rsidRDefault="00ED0A5F">
          <w:r>
            <w:rPr>
              <w:b/>
              <w:bCs/>
            </w:rPr>
            <w:fldChar w:fldCharType="end"/>
          </w:r>
        </w:p>
      </w:sdtContent>
    </w:sdt>
    <w:p w14:paraId="5A176E3E" w14:textId="77777777" w:rsidR="00580BC9" w:rsidRPr="00ED0A5F" w:rsidRDefault="00580BC9" w:rsidP="00580BC9">
      <w:pPr>
        <w:rPr>
          <w:rFonts w:ascii="Times New Roman" w:hAnsi="Times New Roman" w:cs="Times New Roman"/>
          <w:b/>
          <w:bCs/>
          <w:color w:val="000000" w:themeColor="text1"/>
        </w:rPr>
      </w:pPr>
    </w:p>
    <w:p w14:paraId="57EDBE60" w14:textId="77777777" w:rsidR="00580BC9" w:rsidRPr="00ED0A5F" w:rsidRDefault="00580BC9" w:rsidP="00580BC9">
      <w:pPr>
        <w:rPr>
          <w:rFonts w:ascii="Times New Roman" w:hAnsi="Times New Roman" w:cs="Times New Roman"/>
          <w:b/>
          <w:bCs/>
          <w:color w:val="000000" w:themeColor="text1"/>
        </w:rPr>
      </w:pPr>
    </w:p>
    <w:p w14:paraId="52A57877" w14:textId="77777777" w:rsidR="00580BC9" w:rsidRPr="00ED0A5F" w:rsidRDefault="00580BC9" w:rsidP="00580BC9">
      <w:pPr>
        <w:rPr>
          <w:rFonts w:ascii="Times New Roman" w:hAnsi="Times New Roman" w:cs="Times New Roman"/>
          <w:b/>
          <w:bCs/>
          <w:color w:val="000000" w:themeColor="text1"/>
        </w:rPr>
      </w:pPr>
    </w:p>
    <w:p w14:paraId="7DE88370" w14:textId="77777777" w:rsidR="00D77D0A" w:rsidRPr="00DC45B2" w:rsidRDefault="00D77D0A" w:rsidP="00580BC9">
      <w:pPr>
        <w:rPr>
          <w:rFonts w:ascii="Times New Roman" w:hAnsi="Times New Roman" w:cs="Times New Roman"/>
          <w:b/>
          <w:bCs/>
          <w:color w:val="000000" w:themeColor="text1"/>
        </w:rPr>
      </w:pPr>
    </w:p>
    <w:p w14:paraId="1EC15868" w14:textId="33667D7A" w:rsidR="00580BC9" w:rsidRPr="00ED0A5F" w:rsidRDefault="00580BC9" w:rsidP="000F3AAF">
      <w:pPr>
        <w:pStyle w:val="Heading1"/>
        <w:rPr>
          <w:color w:val="000000" w:themeColor="text1"/>
        </w:rPr>
      </w:pPr>
      <w:bookmarkStart w:id="1" w:name="_Toc221915467"/>
      <w:r w:rsidRPr="00ED0A5F">
        <w:rPr>
          <w:color w:val="000000" w:themeColor="text1"/>
        </w:rPr>
        <w:lastRenderedPageBreak/>
        <w:t>ВВЕДЕНИЕ</w:t>
      </w:r>
      <w:bookmarkEnd w:id="1"/>
    </w:p>
    <w:p w14:paraId="1A793111" w14:textId="787441C5"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Современная стратегия лечения ВИЧ-инфекции основана на пожизненном приеме антиретровирусных препаратов (АРТ). Несмотря на эффективность, этот подход имеет существенные недостатки: кумулятивная токсичность, высокая стоимость, риск развития резистентности вируса и снижение качества жизни пациентов</w:t>
      </w:r>
      <w:r w:rsidR="00587936" w:rsidRPr="00587936">
        <w:rPr>
          <w:rFonts w:ascii="Times New Roman" w:hAnsi="Times New Roman" w:cs="Times New Roman"/>
          <w:color w:val="000000" w:themeColor="text1"/>
        </w:rPr>
        <w:t xml:space="preserve"> [</w:t>
      </w:r>
      <w:r w:rsidR="00587936">
        <w:rPr>
          <w:rFonts w:ascii="Times New Roman" w:hAnsi="Times New Roman" w:cs="Times New Roman"/>
          <w:color w:val="000000" w:themeColor="text1"/>
        </w:rPr>
        <w:fldChar w:fldCharType="begin"/>
      </w:r>
      <w:r w:rsidR="00587936">
        <w:rPr>
          <w:rFonts w:ascii="Times New Roman" w:hAnsi="Times New Roman" w:cs="Times New Roman"/>
          <w:color w:val="000000" w:themeColor="text1"/>
        </w:rPr>
        <w:instrText xml:space="preserve"> REF _Ref221740544 \r \h </w:instrText>
      </w:r>
      <w:r w:rsidR="00587936">
        <w:rPr>
          <w:rFonts w:ascii="Times New Roman" w:hAnsi="Times New Roman" w:cs="Times New Roman"/>
          <w:color w:val="000000" w:themeColor="text1"/>
        </w:rPr>
      </w:r>
      <w:r w:rsidR="00587936">
        <w:rPr>
          <w:rFonts w:ascii="Times New Roman" w:hAnsi="Times New Roman" w:cs="Times New Roman"/>
          <w:color w:val="000000" w:themeColor="text1"/>
        </w:rPr>
        <w:fldChar w:fldCharType="separate"/>
      </w:r>
      <w:r w:rsidR="00587936">
        <w:rPr>
          <w:rFonts w:ascii="Times New Roman" w:hAnsi="Times New Roman" w:cs="Times New Roman"/>
          <w:color w:val="000000" w:themeColor="text1"/>
        </w:rPr>
        <w:t>1</w:t>
      </w:r>
      <w:r w:rsidR="00587936">
        <w:rPr>
          <w:rFonts w:ascii="Times New Roman" w:hAnsi="Times New Roman" w:cs="Times New Roman"/>
          <w:color w:val="000000" w:themeColor="text1"/>
        </w:rPr>
        <w:fldChar w:fldCharType="end"/>
      </w:r>
      <w:r w:rsidR="00587936" w:rsidRPr="00587936">
        <w:rPr>
          <w:rFonts w:ascii="Times New Roman" w:hAnsi="Times New Roman" w:cs="Times New Roman"/>
          <w:color w:val="000000" w:themeColor="text1"/>
        </w:rPr>
        <w:t>]</w:t>
      </w:r>
      <w:r w:rsidRPr="00ED0A5F">
        <w:rPr>
          <w:rFonts w:ascii="Times New Roman" w:hAnsi="Times New Roman" w:cs="Times New Roman"/>
          <w:color w:val="000000" w:themeColor="text1"/>
        </w:rPr>
        <w:t>. Альтернативой рассматривается концепция временной (ограниченной по продолжительности) терапии, целью которой является не просто подавление вируса, а «перезагрузка» иммунной системы для достижения состояния пост-терапевтического контроля – длительного подавления виремии после отмены препаратов</w:t>
      </w:r>
      <w:r w:rsidR="00587936" w:rsidRPr="00587936">
        <w:rPr>
          <w:rFonts w:ascii="Times New Roman" w:hAnsi="Times New Roman" w:cs="Times New Roman"/>
          <w:color w:val="000000" w:themeColor="text1"/>
        </w:rPr>
        <w:t xml:space="preserve"> [</w:t>
      </w:r>
      <w:r w:rsidR="00587936">
        <w:rPr>
          <w:rFonts w:ascii="Times New Roman" w:hAnsi="Times New Roman" w:cs="Times New Roman"/>
          <w:color w:val="000000" w:themeColor="text1"/>
        </w:rPr>
        <w:fldChar w:fldCharType="begin"/>
      </w:r>
      <w:r w:rsidR="00587936">
        <w:rPr>
          <w:rFonts w:ascii="Times New Roman" w:hAnsi="Times New Roman" w:cs="Times New Roman"/>
          <w:color w:val="000000" w:themeColor="text1"/>
        </w:rPr>
        <w:instrText xml:space="preserve"> REF _Ref221740627 \r \h </w:instrText>
      </w:r>
      <w:r w:rsidR="00587936">
        <w:rPr>
          <w:rFonts w:ascii="Times New Roman" w:hAnsi="Times New Roman" w:cs="Times New Roman"/>
          <w:color w:val="000000" w:themeColor="text1"/>
        </w:rPr>
      </w:r>
      <w:r w:rsidR="00587936">
        <w:rPr>
          <w:rFonts w:ascii="Times New Roman" w:hAnsi="Times New Roman" w:cs="Times New Roman"/>
          <w:color w:val="000000" w:themeColor="text1"/>
        </w:rPr>
        <w:fldChar w:fldCharType="separate"/>
      </w:r>
      <w:r w:rsidR="00587936">
        <w:rPr>
          <w:rFonts w:ascii="Times New Roman" w:hAnsi="Times New Roman" w:cs="Times New Roman"/>
          <w:color w:val="000000" w:themeColor="text1"/>
        </w:rPr>
        <w:t>2</w:t>
      </w:r>
      <w:r w:rsidR="00587936">
        <w:rPr>
          <w:rFonts w:ascii="Times New Roman" w:hAnsi="Times New Roman" w:cs="Times New Roman"/>
          <w:color w:val="000000" w:themeColor="text1"/>
        </w:rPr>
        <w:fldChar w:fldCharType="end"/>
      </w:r>
      <w:r w:rsidR="00587936" w:rsidRPr="00587936">
        <w:rPr>
          <w:rFonts w:ascii="Times New Roman" w:hAnsi="Times New Roman" w:cs="Times New Roman"/>
          <w:color w:val="000000" w:themeColor="text1"/>
        </w:rPr>
        <w:t>]</w:t>
      </w:r>
      <w:r w:rsidRPr="00ED0A5F">
        <w:rPr>
          <w:rFonts w:ascii="Times New Roman" w:hAnsi="Times New Roman" w:cs="Times New Roman"/>
          <w:color w:val="000000" w:themeColor="text1"/>
        </w:rPr>
        <w:t xml:space="preserve">. Ключевой проблемой на пути к клинической реализации этой концепции является отсутствие инструментов для точного персонализированного планирования таких терапевтических интервенций. Необходимо определить для конкретного пациента не только нужно ли применять временную терапию, но и с клинически значимой точностью (порядка нескольких часов) рассчитать оптимальные моменты ее начала (tARTstart ) и окончания ( tARTend ). Решение этой задачи методами проб и ошибок в клинике неприемлемо. Математическое моделирование, основанное на индивидуальных иммуновирусологических параметрах пациента, представляет собой единственный доступный инструмент для предсказания исходов различных временных стратегий и расчета персонального «терапевтического окна». </w:t>
      </w:r>
    </w:p>
    <w:p w14:paraId="07803043"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Цель работы </w:t>
      </w:r>
    </w:p>
    <w:p w14:paraId="29AC5B6F"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Создание программного инструмента (на базе математической модели), который по вводимым индивидуальным параметрам ВИЧ-положительного пациента способен с точностью до (6) часов определить оптимальное время начала и окончания курса краткосрочной антиретровирусной терапии, максимизирующее шансы на установление долгосрочного контроля над инфекцией после отмены препаратов. </w:t>
      </w:r>
    </w:p>
    <w:p w14:paraId="31D33A82"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Задачи исследования </w:t>
      </w:r>
    </w:p>
    <w:p w14:paraId="17FA35A7" w14:textId="1EC132B8"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1. Освоение методов моделирования нелинейных динамических систем. На примере классической модели «ресурс-жертва-хищник» отработать</w:t>
      </w:r>
      <w:r w:rsidR="004D7F1A" w:rsidRPr="00ED0A5F">
        <w:rPr>
          <w:rFonts w:ascii="Times New Roman" w:hAnsi="Times New Roman" w:cs="Times New Roman"/>
          <w:color w:val="000000" w:themeColor="text1"/>
        </w:rPr>
        <w:t xml:space="preserve"> технику </w:t>
      </w:r>
      <w:r w:rsidRPr="00ED0A5F">
        <w:rPr>
          <w:rFonts w:ascii="Times New Roman" w:hAnsi="Times New Roman" w:cs="Times New Roman"/>
          <w:color w:val="000000" w:themeColor="text1"/>
        </w:rPr>
        <w:t xml:space="preserve">анализа стационарных состояний, </w:t>
      </w:r>
      <w:r w:rsidR="004D7F1A" w:rsidRPr="00ED0A5F">
        <w:rPr>
          <w:rFonts w:ascii="Times New Roman" w:hAnsi="Times New Roman" w:cs="Times New Roman"/>
          <w:color w:val="000000" w:themeColor="text1"/>
        </w:rPr>
        <w:t xml:space="preserve">их </w:t>
      </w:r>
      <w:r w:rsidRPr="00ED0A5F">
        <w:rPr>
          <w:rFonts w:ascii="Times New Roman" w:hAnsi="Times New Roman" w:cs="Times New Roman"/>
          <w:color w:val="000000" w:themeColor="text1"/>
        </w:rPr>
        <w:t>устойчивости и получения численных решений, которые лягут в основу более сложной биомедицинской модели.</w:t>
      </w:r>
    </w:p>
    <w:p w14:paraId="2C8C82DC" w14:textId="40519CAC"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 2. Разработка и параметризация модели динамики ВИЧ инфекции. Построение системы обыкновенных дифференциальных уравнений, описывающей ключевые популяции</w:t>
      </w:r>
      <w:r w:rsidR="004D7F1A" w:rsidRPr="00ED0A5F">
        <w:rPr>
          <w:rFonts w:ascii="Times New Roman" w:hAnsi="Times New Roman" w:cs="Times New Roman"/>
          <w:color w:val="000000" w:themeColor="text1"/>
        </w:rPr>
        <w:t xml:space="preserve"> клеток</w:t>
      </w:r>
      <w:r w:rsidRPr="00ED0A5F">
        <w:rPr>
          <w:rFonts w:ascii="Times New Roman" w:hAnsi="Times New Roman" w:cs="Times New Roman"/>
          <w:color w:val="000000" w:themeColor="text1"/>
        </w:rPr>
        <w:t>: клетки-мишени</w:t>
      </w:r>
      <w:r w:rsidR="004D7F1A" w:rsidRPr="00ED0A5F">
        <w:rPr>
          <w:rFonts w:ascii="Times New Roman" w:hAnsi="Times New Roman" w:cs="Times New Roman"/>
          <w:color w:val="000000" w:themeColor="text1"/>
        </w:rPr>
        <w:t xml:space="preserve"> вируса</w:t>
      </w:r>
      <w:r w:rsidRPr="00ED0A5F">
        <w:rPr>
          <w:rFonts w:ascii="Times New Roman" w:hAnsi="Times New Roman" w:cs="Times New Roman"/>
          <w:color w:val="000000" w:themeColor="text1"/>
        </w:rPr>
        <w:t xml:space="preserve"> (T), инфицированные</w:t>
      </w:r>
      <w:r w:rsidR="004D7F1A" w:rsidRPr="00ED0A5F">
        <w:rPr>
          <w:rFonts w:ascii="Times New Roman" w:hAnsi="Times New Roman" w:cs="Times New Roman"/>
          <w:color w:val="000000" w:themeColor="text1"/>
        </w:rPr>
        <w:t xml:space="preserve"> клетки</w:t>
      </w:r>
      <w:r w:rsidRPr="00ED0A5F">
        <w:rPr>
          <w:rFonts w:ascii="Times New Roman" w:hAnsi="Times New Roman" w:cs="Times New Roman"/>
          <w:color w:val="000000" w:themeColor="text1"/>
        </w:rPr>
        <w:t xml:space="preserve"> (I), латентно инфицированные</w:t>
      </w:r>
      <w:r w:rsidR="004D7F1A" w:rsidRPr="00ED0A5F">
        <w:rPr>
          <w:rFonts w:ascii="Times New Roman" w:hAnsi="Times New Roman" w:cs="Times New Roman"/>
          <w:color w:val="000000" w:themeColor="text1"/>
        </w:rPr>
        <w:t xml:space="preserve"> клетки</w:t>
      </w:r>
      <w:r w:rsidRPr="00ED0A5F">
        <w:rPr>
          <w:rFonts w:ascii="Times New Roman" w:hAnsi="Times New Roman" w:cs="Times New Roman"/>
          <w:color w:val="000000" w:themeColor="text1"/>
        </w:rPr>
        <w:t xml:space="preserve"> (L), хелперные</w:t>
      </w:r>
      <w:r w:rsidR="004D7F1A" w:rsidRPr="00ED0A5F">
        <w:rPr>
          <w:rFonts w:ascii="Times New Roman" w:hAnsi="Times New Roman" w:cs="Times New Roman"/>
          <w:color w:val="000000" w:themeColor="text1"/>
        </w:rPr>
        <w:t xml:space="preserve"> лимфоциты</w:t>
      </w:r>
      <w:r w:rsidRPr="00ED0A5F">
        <w:rPr>
          <w:rFonts w:ascii="Times New Roman" w:hAnsi="Times New Roman" w:cs="Times New Roman"/>
          <w:color w:val="000000" w:themeColor="text1"/>
        </w:rPr>
        <w:t xml:space="preserve"> (H) и эффекторные</w:t>
      </w:r>
      <w:r w:rsidR="004D7F1A" w:rsidRPr="00ED0A5F">
        <w:rPr>
          <w:rFonts w:ascii="Times New Roman" w:hAnsi="Times New Roman" w:cs="Times New Roman"/>
          <w:color w:val="000000" w:themeColor="text1"/>
        </w:rPr>
        <w:t xml:space="preserve"> клетки-убийцы</w:t>
      </w:r>
      <w:r w:rsidRPr="00ED0A5F">
        <w:rPr>
          <w:rFonts w:ascii="Times New Roman" w:hAnsi="Times New Roman" w:cs="Times New Roman"/>
          <w:color w:val="000000" w:themeColor="text1"/>
        </w:rPr>
        <w:t xml:space="preserve"> (E)</w:t>
      </w:r>
      <w:r w:rsidR="004D7F1A" w:rsidRPr="00ED0A5F">
        <w:rPr>
          <w:rFonts w:ascii="Times New Roman" w:hAnsi="Times New Roman" w:cs="Times New Roman"/>
          <w:color w:val="000000" w:themeColor="text1"/>
        </w:rPr>
        <w:t>. Модель включает</w:t>
      </w:r>
      <w:r w:rsidRPr="00ED0A5F">
        <w:rPr>
          <w:rFonts w:ascii="Times New Roman" w:hAnsi="Times New Roman" w:cs="Times New Roman"/>
          <w:color w:val="000000" w:themeColor="text1"/>
        </w:rPr>
        <w:t xml:space="preserve"> АРТ. </w:t>
      </w:r>
    </w:p>
    <w:p w14:paraId="7A88DBDF" w14:textId="66AE6814"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3. Верификация модели и выделение критических параметров</w:t>
      </w:r>
      <w:r w:rsidR="004D7F1A" w:rsidRPr="00ED0A5F">
        <w:rPr>
          <w:rFonts w:ascii="Times New Roman" w:hAnsi="Times New Roman" w:cs="Times New Roman"/>
          <w:color w:val="000000" w:themeColor="text1"/>
        </w:rPr>
        <w:t xml:space="preserve"> эффективности терапии</w:t>
      </w:r>
      <w:r w:rsidRPr="00ED0A5F">
        <w:rPr>
          <w:rFonts w:ascii="Times New Roman" w:hAnsi="Times New Roman" w:cs="Times New Roman"/>
          <w:color w:val="000000" w:themeColor="text1"/>
        </w:rPr>
        <w:t xml:space="preserve">. Проверка адекватности модели путем воспроизведения классических сценариев: прогрессирования инфекции без лечения и подавления вируса на фоне постоянной терапии. Идентификация набора минимально необходимых измеряемых клинических параметров </w:t>
      </w:r>
      <w:r w:rsidR="004D7F1A" w:rsidRPr="00ED0A5F">
        <w:rPr>
          <w:rFonts w:ascii="Times New Roman" w:hAnsi="Times New Roman" w:cs="Times New Roman"/>
          <w:color w:val="000000" w:themeColor="text1"/>
        </w:rPr>
        <w:t xml:space="preserve">пациентов </w:t>
      </w:r>
      <w:r w:rsidRPr="00ED0A5F">
        <w:rPr>
          <w:rFonts w:ascii="Times New Roman" w:hAnsi="Times New Roman" w:cs="Times New Roman"/>
          <w:color w:val="000000" w:themeColor="text1"/>
        </w:rPr>
        <w:t>(например, базальная вирусная нагрузка, скорость пролиферации лимфоцитов,</w:t>
      </w:r>
      <w:r w:rsidR="00186B1A" w:rsidRPr="00ED0A5F">
        <w:rPr>
          <w:rFonts w:ascii="Times New Roman" w:hAnsi="Times New Roman" w:cs="Times New Roman"/>
          <w:color w:val="000000" w:themeColor="text1"/>
        </w:rPr>
        <w:t xml:space="preserve"> </w:t>
      </w:r>
      <w:r w:rsidRPr="00ED0A5F">
        <w:rPr>
          <w:rFonts w:ascii="Times New Roman" w:hAnsi="Times New Roman" w:cs="Times New Roman"/>
          <w:color w:val="000000" w:themeColor="text1"/>
        </w:rPr>
        <w:t>пороги активации иммунного ответа и т.д.), которые должны быть введены в модель для персонализации</w:t>
      </w:r>
      <w:r w:rsidR="004D7F1A" w:rsidRPr="00ED0A5F">
        <w:rPr>
          <w:rFonts w:ascii="Times New Roman" w:hAnsi="Times New Roman" w:cs="Times New Roman"/>
          <w:color w:val="000000" w:themeColor="text1"/>
        </w:rPr>
        <w:t xml:space="preserve"> терапии</w:t>
      </w:r>
      <w:r w:rsidRPr="00ED0A5F">
        <w:rPr>
          <w:rFonts w:ascii="Times New Roman" w:hAnsi="Times New Roman" w:cs="Times New Roman"/>
          <w:color w:val="000000" w:themeColor="text1"/>
        </w:rPr>
        <w:t xml:space="preserve">. </w:t>
      </w:r>
    </w:p>
    <w:p w14:paraId="045B51B2"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 xml:space="preserve">4. Исследование и алгоритмизация «спонтанного контроля». Определение условий, при которых иммунная система конкретного пациента (с его параметрами) способна самостоятельно подавить инфекцию без терапии. Внедрение в алгоритм проверки на спонтанный контроль как первого обязательного шага, исключающего необоснованное назначение терапии. </w:t>
      </w:r>
    </w:p>
    <w:p w14:paraId="15453995" w14:textId="1DF1FAB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5. Определение «полосы успешного контроля» и ее ширины. Для случаев, когда терапия необходима: Разработка алгоритма поиска всех пар</w:t>
      </w:r>
      <w:r w:rsidR="004D7F1A" w:rsidRPr="00ED0A5F">
        <w:rPr>
          <w:rFonts w:ascii="Times New Roman" w:hAnsi="Times New Roman" w:cs="Times New Roman"/>
          <w:color w:val="000000" w:themeColor="text1"/>
        </w:rPr>
        <w:t xml:space="preserve"> времени начала и конца АРТ</w:t>
      </w:r>
      <w:r w:rsidRPr="00ED0A5F">
        <w:rPr>
          <w:rFonts w:ascii="Times New Roman" w:hAnsi="Times New Roman" w:cs="Times New Roman"/>
          <w:color w:val="000000" w:themeColor="text1"/>
        </w:rPr>
        <w:t xml:space="preserve"> ( tARTstart , tARTend ), приводящих к целевому состоянию низк</w:t>
      </w:r>
      <w:r w:rsidR="004D7F1A" w:rsidRPr="00ED0A5F">
        <w:rPr>
          <w:rFonts w:ascii="Times New Roman" w:hAnsi="Times New Roman" w:cs="Times New Roman"/>
          <w:color w:val="000000" w:themeColor="text1"/>
        </w:rPr>
        <w:t>ой</w:t>
      </w:r>
      <w:r w:rsidRPr="00ED0A5F">
        <w:rPr>
          <w:rFonts w:ascii="Times New Roman" w:hAnsi="Times New Roman" w:cs="Times New Roman"/>
          <w:color w:val="000000" w:themeColor="text1"/>
        </w:rPr>
        <w:t xml:space="preserve"> виреми</w:t>
      </w:r>
      <w:r w:rsidR="004D7F1A" w:rsidRPr="00ED0A5F">
        <w:rPr>
          <w:rFonts w:ascii="Times New Roman" w:hAnsi="Times New Roman" w:cs="Times New Roman"/>
          <w:color w:val="000000" w:themeColor="text1"/>
        </w:rPr>
        <w:t>и и</w:t>
      </w:r>
      <w:r w:rsidRPr="00ED0A5F">
        <w:rPr>
          <w:rFonts w:ascii="Times New Roman" w:hAnsi="Times New Roman" w:cs="Times New Roman"/>
          <w:color w:val="000000" w:themeColor="text1"/>
        </w:rPr>
        <w:t xml:space="preserve"> сохраненны</w:t>
      </w:r>
      <w:r w:rsidR="004D7F1A" w:rsidRPr="00ED0A5F">
        <w:rPr>
          <w:rFonts w:ascii="Times New Roman" w:hAnsi="Times New Roman" w:cs="Times New Roman"/>
          <w:color w:val="000000" w:themeColor="text1"/>
        </w:rPr>
        <w:t xml:space="preserve">х хелперов. </w:t>
      </w:r>
      <w:r w:rsidRPr="00ED0A5F">
        <w:rPr>
          <w:rFonts w:ascii="Times New Roman" w:hAnsi="Times New Roman" w:cs="Times New Roman"/>
          <w:color w:val="000000" w:themeColor="text1"/>
        </w:rPr>
        <w:t xml:space="preserve">Количественная оценка допустимой погрешности в определении времени начала терапии. </w:t>
      </w:r>
    </w:p>
    <w:p w14:paraId="222F0BA3" w14:textId="05AB7A92" w:rsidR="00580BC9"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6. Валидация подхода на типичных сценариях. Демонстрация работы алгоритма на примере параметризации для </w:t>
      </w:r>
      <w:r w:rsidR="00186B1A" w:rsidRPr="00ED0A5F">
        <w:rPr>
          <w:rFonts w:ascii="Times New Roman" w:hAnsi="Times New Roman" w:cs="Times New Roman"/>
          <w:color w:val="000000" w:themeColor="text1"/>
        </w:rPr>
        <w:t xml:space="preserve">отношения </w:t>
      </w:r>
      <w:r w:rsidR="00C164E0">
        <w:rPr>
          <w:rFonts w:ascii="Times New Roman" w:hAnsi="Times New Roman" w:cs="Times New Roman"/>
          <w:color w:val="000000" w:themeColor="text1"/>
        </w:rPr>
        <w:t>эф</w:t>
      </w:r>
      <w:r w:rsidR="00186B1A" w:rsidRPr="00ED0A5F">
        <w:rPr>
          <w:rFonts w:ascii="Times New Roman" w:hAnsi="Times New Roman" w:cs="Times New Roman"/>
          <w:color w:val="000000" w:themeColor="text1"/>
        </w:rPr>
        <w:t xml:space="preserve">фективности клеток в активированном состоянии и покое </w:t>
      </w:r>
      <w:r w:rsidRPr="00ED0A5F">
        <w:rPr>
          <w:rFonts w:ascii="Times New Roman" w:hAnsi="Times New Roman" w:cs="Times New Roman"/>
          <w:color w:val="000000" w:themeColor="text1"/>
        </w:rPr>
        <w:t xml:space="preserve">w=10 путем построения и сравнения динамики для трех </w:t>
      </w:r>
      <w:r w:rsidR="00186B1A" w:rsidRPr="00ED0A5F">
        <w:rPr>
          <w:rFonts w:ascii="Times New Roman" w:hAnsi="Times New Roman" w:cs="Times New Roman"/>
          <w:color w:val="000000" w:themeColor="text1"/>
        </w:rPr>
        <w:t>исходов</w:t>
      </w:r>
      <w:r w:rsidRPr="00ED0A5F">
        <w:rPr>
          <w:rFonts w:ascii="Times New Roman" w:hAnsi="Times New Roman" w:cs="Times New Roman"/>
          <w:color w:val="000000" w:themeColor="text1"/>
        </w:rPr>
        <w:t>: устойчивый контроль</w:t>
      </w:r>
      <w:r w:rsidR="00186B1A"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 xml:space="preserve"> провал терапии</w:t>
      </w:r>
      <w:r w:rsidR="00186B1A" w:rsidRPr="00ED0A5F">
        <w:rPr>
          <w:rFonts w:ascii="Times New Roman" w:hAnsi="Times New Roman" w:cs="Times New Roman"/>
          <w:color w:val="000000" w:themeColor="text1"/>
        </w:rPr>
        <w:t>, и</w:t>
      </w:r>
      <w:r w:rsidRPr="00ED0A5F">
        <w:rPr>
          <w:rFonts w:ascii="Times New Roman" w:hAnsi="Times New Roman" w:cs="Times New Roman"/>
          <w:color w:val="000000" w:themeColor="text1"/>
        </w:rPr>
        <w:t xml:space="preserve"> «</w:t>
      </w:r>
      <w:r w:rsidR="00186B1A" w:rsidRPr="00ED0A5F">
        <w:rPr>
          <w:rFonts w:ascii="Times New Roman" w:hAnsi="Times New Roman" w:cs="Times New Roman"/>
          <w:color w:val="000000" w:themeColor="text1"/>
        </w:rPr>
        <w:t xml:space="preserve">спонтанный </w:t>
      </w:r>
      <w:r w:rsidRPr="00ED0A5F">
        <w:rPr>
          <w:rFonts w:ascii="Times New Roman" w:hAnsi="Times New Roman" w:cs="Times New Roman"/>
          <w:color w:val="000000" w:themeColor="text1"/>
        </w:rPr>
        <w:t>контрол</w:t>
      </w:r>
      <w:r w:rsidR="00186B1A" w:rsidRPr="00ED0A5F">
        <w:rPr>
          <w:rFonts w:ascii="Times New Roman" w:hAnsi="Times New Roman" w:cs="Times New Roman"/>
          <w:color w:val="000000" w:themeColor="text1"/>
        </w:rPr>
        <w:t>ь</w:t>
      </w:r>
      <w:r w:rsidRPr="00ED0A5F">
        <w:rPr>
          <w:rFonts w:ascii="Times New Roman" w:hAnsi="Times New Roman" w:cs="Times New Roman"/>
          <w:color w:val="000000" w:themeColor="text1"/>
        </w:rPr>
        <w:t>» (терапия не требуется). Сравнение полученных прогнозных графиков с эталонной динамикой для подтверждения адекватности модели и алгоритма</w:t>
      </w:r>
    </w:p>
    <w:p w14:paraId="28EDB466" w14:textId="77777777" w:rsidR="00580BC9" w:rsidRPr="00ED0A5F" w:rsidRDefault="00580BC9" w:rsidP="00580BC9">
      <w:pPr>
        <w:rPr>
          <w:rFonts w:ascii="Times New Roman" w:hAnsi="Times New Roman" w:cs="Times New Roman"/>
          <w:color w:val="000000" w:themeColor="text1"/>
        </w:rPr>
      </w:pPr>
    </w:p>
    <w:p w14:paraId="099BA32D" w14:textId="77777777" w:rsidR="00580BC9" w:rsidRPr="00ED0A5F" w:rsidRDefault="00580BC9" w:rsidP="00580BC9">
      <w:pPr>
        <w:rPr>
          <w:rFonts w:ascii="Times New Roman" w:hAnsi="Times New Roman" w:cs="Times New Roman"/>
          <w:color w:val="000000" w:themeColor="text1"/>
        </w:rPr>
      </w:pPr>
    </w:p>
    <w:p w14:paraId="6241E732" w14:textId="77777777" w:rsidR="00580BC9" w:rsidRPr="00ED0A5F" w:rsidRDefault="00580BC9" w:rsidP="00580BC9">
      <w:pPr>
        <w:rPr>
          <w:rFonts w:ascii="Times New Roman" w:hAnsi="Times New Roman" w:cs="Times New Roman"/>
          <w:color w:val="000000" w:themeColor="text1"/>
        </w:rPr>
      </w:pPr>
    </w:p>
    <w:p w14:paraId="754C520D" w14:textId="77777777" w:rsidR="004172CF" w:rsidRPr="00ED0A5F" w:rsidRDefault="004172CF" w:rsidP="00580BC9">
      <w:pPr>
        <w:rPr>
          <w:rFonts w:ascii="Times New Roman" w:hAnsi="Times New Roman" w:cs="Times New Roman"/>
          <w:color w:val="000000" w:themeColor="text1"/>
        </w:rPr>
      </w:pPr>
    </w:p>
    <w:p w14:paraId="45CFEF8E" w14:textId="77777777" w:rsidR="004172CF" w:rsidRPr="00ED0A5F" w:rsidRDefault="004172CF" w:rsidP="00580BC9">
      <w:pPr>
        <w:rPr>
          <w:rFonts w:ascii="Times New Roman" w:hAnsi="Times New Roman" w:cs="Times New Roman"/>
          <w:color w:val="000000" w:themeColor="text1"/>
        </w:rPr>
      </w:pPr>
    </w:p>
    <w:p w14:paraId="299248A1" w14:textId="77777777" w:rsidR="004172CF" w:rsidRPr="00ED0A5F" w:rsidRDefault="004172CF" w:rsidP="00580BC9">
      <w:pPr>
        <w:rPr>
          <w:rFonts w:ascii="Times New Roman" w:hAnsi="Times New Roman" w:cs="Times New Roman"/>
          <w:color w:val="000000" w:themeColor="text1"/>
        </w:rPr>
      </w:pPr>
    </w:p>
    <w:p w14:paraId="4C0C0BB3" w14:textId="77777777" w:rsidR="004172CF" w:rsidRPr="00ED0A5F" w:rsidRDefault="004172CF" w:rsidP="00580BC9">
      <w:pPr>
        <w:rPr>
          <w:rFonts w:ascii="Times New Roman" w:hAnsi="Times New Roman" w:cs="Times New Roman"/>
          <w:color w:val="000000" w:themeColor="text1"/>
        </w:rPr>
      </w:pPr>
    </w:p>
    <w:p w14:paraId="2D6AD606" w14:textId="77777777" w:rsidR="004172CF" w:rsidRPr="00ED0A5F" w:rsidRDefault="004172CF" w:rsidP="00580BC9">
      <w:pPr>
        <w:rPr>
          <w:rFonts w:ascii="Times New Roman" w:hAnsi="Times New Roman" w:cs="Times New Roman"/>
          <w:color w:val="000000" w:themeColor="text1"/>
        </w:rPr>
      </w:pPr>
    </w:p>
    <w:p w14:paraId="2C60D802" w14:textId="77777777" w:rsidR="004172CF" w:rsidRPr="00ED0A5F" w:rsidRDefault="004172CF" w:rsidP="00580BC9">
      <w:pPr>
        <w:rPr>
          <w:rFonts w:ascii="Times New Roman" w:hAnsi="Times New Roman" w:cs="Times New Roman"/>
          <w:color w:val="000000" w:themeColor="text1"/>
        </w:rPr>
      </w:pPr>
    </w:p>
    <w:p w14:paraId="5EBC18A0" w14:textId="77777777" w:rsidR="004172CF" w:rsidRPr="00ED0A5F" w:rsidRDefault="004172CF" w:rsidP="00580BC9">
      <w:pPr>
        <w:rPr>
          <w:rFonts w:ascii="Times New Roman" w:hAnsi="Times New Roman" w:cs="Times New Roman"/>
          <w:color w:val="000000" w:themeColor="text1"/>
        </w:rPr>
      </w:pPr>
    </w:p>
    <w:p w14:paraId="1ACEE06A" w14:textId="77777777" w:rsidR="004172CF" w:rsidRPr="00ED0A5F" w:rsidRDefault="004172CF" w:rsidP="00580BC9">
      <w:pPr>
        <w:rPr>
          <w:rFonts w:ascii="Times New Roman" w:hAnsi="Times New Roman" w:cs="Times New Roman"/>
          <w:color w:val="000000" w:themeColor="text1"/>
        </w:rPr>
      </w:pPr>
    </w:p>
    <w:p w14:paraId="1F20E0F0" w14:textId="77777777" w:rsidR="004172CF" w:rsidRPr="00ED0A5F" w:rsidRDefault="004172CF" w:rsidP="00580BC9">
      <w:pPr>
        <w:rPr>
          <w:rFonts w:ascii="Times New Roman" w:hAnsi="Times New Roman" w:cs="Times New Roman"/>
          <w:color w:val="000000" w:themeColor="text1"/>
        </w:rPr>
      </w:pPr>
    </w:p>
    <w:p w14:paraId="0F72FD11" w14:textId="77777777" w:rsidR="004172CF" w:rsidRPr="00ED0A5F" w:rsidRDefault="004172CF" w:rsidP="00580BC9">
      <w:pPr>
        <w:rPr>
          <w:rFonts w:ascii="Times New Roman" w:hAnsi="Times New Roman" w:cs="Times New Roman"/>
          <w:color w:val="000000" w:themeColor="text1"/>
        </w:rPr>
      </w:pPr>
    </w:p>
    <w:p w14:paraId="7B076CC0" w14:textId="77777777" w:rsidR="004172CF" w:rsidRPr="00ED0A5F" w:rsidRDefault="004172CF" w:rsidP="00580BC9">
      <w:pPr>
        <w:rPr>
          <w:rFonts w:ascii="Times New Roman" w:hAnsi="Times New Roman" w:cs="Times New Roman"/>
          <w:color w:val="000000" w:themeColor="text1"/>
        </w:rPr>
      </w:pPr>
    </w:p>
    <w:p w14:paraId="55E66B78" w14:textId="77777777" w:rsidR="004172CF" w:rsidRPr="00ED0A5F" w:rsidRDefault="004172CF" w:rsidP="00580BC9">
      <w:pPr>
        <w:rPr>
          <w:rFonts w:ascii="Times New Roman" w:hAnsi="Times New Roman" w:cs="Times New Roman"/>
          <w:color w:val="000000" w:themeColor="text1"/>
        </w:rPr>
      </w:pPr>
    </w:p>
    <w:p w14:paraId="70728E7B" w14:textId="77777777" w:rsidR="004172CF" w:rsidRPr="00ED0A5F" w:rsidRDefault="004172CF" w:rsidP="00580BC9">
      <w:pPr>
        <w:rPr>
          <w:rFonts w:ascii="Times New Roman" w:hAnsi="Times New Roman" w:cs="Times New Roman"/>
          <w:color w:val="000000" w:themeColor="text1"/>
        </w:rPr>
      </w:pPr>
    </w:p>
    <w:p w14:paraId="6D442B1C" w14:textId="77777777" w:rsidR="00D77D0A" w:rsidRPr="00ED0A5F" w:rsidRDefault="00D77D0A" w:rsidP="00580BC9">
      <w:pPr>
        <w:rPr>
          <w:rFonts w:ascii="Times New Roman" w:hAnsi="Times New Roman" w:cs="Times New Roman"/>
          <w:color w:val="000000" w:themeColor="text1"/>
        </w:rPr>
      </w:pPr>
    </w:p>
    <w:p w14:paraId="091FEF5E" w14:textId="4BA753BC" w:rsidR="00D2258D" w:rsidRPr="00ED0A5F" w:rsidRDefault="00DF3E62" w:rsidP="000F3AAF">
      <w:pPr>
        <w:pStyle w:val="Heading1"/>
        <w:rPr>
          <w:color w:val="000000" w:themeColor="text1"/>
        </w:rPr>
      </w:pPr>
      <w:bookmarkStart w:id="2" w:name="_Toc221915468"/>
      <w:r w:rsidRPr="00ED0A5F">
        <w:rPr>
          <w:color w:val="000000" w:themeColor="text1"/>
        </w:rPr>
        <w:lastRenderedPageBreak/>
        <w:t>1.</w:t>
      </w:r>
      <w:r w:rsidR="007514B5" w:rsidRPr="00ED0A5F">
        <w:rPr>
          <w:color w:val="000000" w:themeColor="text1"/>
        </w:rPr>
        <w:t>Экологическое моделирование</w:t>
      </w:r>
      <w:bookmarkEnd w:id="2"/>
    </w:p>
    <w:p w14:paraId="07A85D98" w14:textId="13E12257" w:rsidR="00136B57" w:rsidRPr="00ED0A5F" w:rsidRDefault="00136B57" w:rsidP="000F3AAF">
      <w:pPr>
        <w:pStyle w:val="Heading2"/>
        <w:rPr>
          <w:color w:val="000000" w:themeColor="text1"/>
        </w:rPr>
      </w:pPr>
      <w:bookmarkStart w:id="3" w:name="_Toc221915469"/>
      <w:r w:rsidRPr="00ED0A5F">
        <w:rPr>
          <w:color w:val="000000" w:themeColor="text1"/>
        </w:rPr>
        <w:t>1.1 Модель морковь-зайцы-волки</w:t>
      </w:r>
      <w:bookmarkEnd w:id="3"/>
    </w:p>
    <w:p w14:paraId="39551200" w14:textId="7CDC917B" w:rsidR="00480763" w:rsidRPr="00ED0A5F" w:rsidRDefault="00480763"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Рассмотрим </w:t>
      </w:r>
      <w:r w:rsidR="00D2258D" w:rsidRPr="00ED0A5F">
        <w:rPr>
          <w:rFonts w:ascii="Times New Roman" w:hAnsi="Times New Roman" w:cs="Times New Roman"/>
          <w:color w:val="000000" w:themeColor="text1"/>
        </w:rPr>
        <w:t xml:space="preserve">схему экосистемы на примере моркови, зайцев и волков. Она иллюстрирует фундаментальные законы экосистемы в природе. </w:t>
      </w:r>
    </w:p>
    <w:p w14:paraId="10597CC4" w14:textId="77777777" w:rsidR="00F505BC" w:rsidRPr="00ED0A5F" w:rsidRDefault="00480763" w:rsidP="00F505BC">
      <w:pPr>
        <w:rPr>
          <w:rFonts w:ascii="Times New Roman" w:hAnsi="Times New Roman" w:cs="Times New Roman"/>
          <w:color w:val="000000" w:themeColor="text1"/>
        </w:rPr>
      </w:pPr>
      <w:r w:rsidRPr="00ED0A5F">
        <w:rPr>
          <w:rFonts w:ascii="Times New Roman" w:hAnsi="Times New Roman" w:cs="Times New Roman"/>
          <w:noProof/>
          <w:color w:val="000000" w:themeColor="text1"/>
        </w:rPr>
        <w:drawing>
          <wp:inline distT="0" distB="0" distL="0" distR="0" wp14:anchorId="4A64A9B4" wp14:editId="5F9813A4">
            <wp:extent cx="3536950" cy="2638629"/>
            <wp:effectExtent l="0" t="0" r="635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3544" cy="2643548"/>
                    </a:xfrm>
                    <a:prstGeom prst="rect">
                      <a:avLst/>
                    </a:prstGeom>
                  </pic:spPr>
                </pic:pic>
              </a:graphicData>
            </a:graphic>
          </wp:inline>
        </w:drawing>
      </w:r>
    </w:p>
    <w:p w14:paraId="2DCA4BBE" w14:textId="50208A04" w:rsidR="00F505BC" w:rsidRPr="00AB05CE" w:rsidRDefault="00F505BC" w:rsidP="00F505BC">
      <w:pPr>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 xml:space="preserve">                          Рис. 1 Схема пищевой цепи</w:t>
      </w:r>
    </w:p>
    <w:p w14:paraId="0AE0958D" w14:textId="77777777" w:rsidR="00B43A0C" w:rsidRPr="00ED0A5F" w:rsidRDefault="00B43A0C" w:rsidP="00580BC9">
      <w:pPr>
        <w:rPr>
          <w:rFonts w:ascii="Times New Roman" w:hAnsi="Times New Roman" w:cs="Times New Roman"/>
          <w:color w:val="000000" w:themeColor="text1"/>
        </w:rPr>
      </w:pPr>
    </w:p>
    <w:p w14:paraId="7EE0C9F7" w14:textId="3040A64E" w:rsidR="00B43A0C" w:rsidRPr="00ED0A5F" w:rsidRDefault="00186B1A"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Д</w:t>
      </w:r>
      <w:r w:rsidR="00C7045B" w:rsidRPr="00ED0A5F">
        <w:rPr>
          <w:rFonts w:ascii="Times New Roman" w:hAnsi="Times New Roman" w:cs="Times New Roman"/>
          <w:color w:val="000000" w:themeColor="text1"/>
        </w:rPr>
        <w:t>анная модель описывает как меняется численность 3 групп организмов со временем. Растения растут с постоянной скоростью, но их количество уменьшается из-за естественной гибели и выедания травоядными. Травоядные размножаются пропорционально доступной пище (растениям), но гибнут от естественных причин и хищников. Хищники размножаются, когда много добычи, и гибнут от естественных причин.</w:t>
      </w:r>
    </w:p>
    <w:p w14:paraId="390635CA" w14:textId="25032A0E" w:rsidR="00136B57" w:rsidRPr="00ED0A5F" w:rsidRDefault="00136B57" w:rsidP="000F3AAF">
      <w:pPr>
        <w:pStyle w:val="Heading2"/>
        <w:rPr>
          <w:color w:val="000000" w:themeColor="text1"/>
        </w:rPr>
      </w:pPr>
      <w:bookmarkStart w:id="4" w:name="_Toc221915470"/>
      <w:r w:rsidRPr="00ED0A5F">
        <w:rPr>
          <w:color w:val="000000" w:themeColor="text1"/>
        </w:rPr>
        <w:t>1.1.1 Система уравнений модели</w:t>
      </w:r>
      <w:bookmarkEnd w:id="4"/>
    </w:p>
    <w:p w14:paraId="647513C6" w14:textId="063079A9" w:rsidR="00B43A0C" w:rsidRPr="00AC7B4B" w:rsidRDefault="00000000" w:rsidP="00580BC9">
      <w:pPr>
        <w:rPr>
          <w:rFonts w:ascii="Times New Roman" w:hAnsi="Times New Roman" w:cs="Times New Roman"/>
          <w:color w:val="000000" w:themeColor="text1"/>
        </w:rPr>
      </w:pPr>
      <m:oMathPara>
        <m:oMath>
          <m:f>
            <m:fPr>
              <m:ctrlPr>
                <w:rPr>
                  <w:rFonts w:ascii="Cambria Math" w:hAnsi="Cambria Math" w:cs="Times New Roman"/>
                  <w:color w:val="000000" w:themeColor="text1"/>
                </w:rPr>
              </m:ctrlPr>
            </m:fPr>
            <m:num>
              <m:r>
                <w:rPr>
                  <w:rFonts w:ascii="Cambria Math" w:hAnsi="Cambria Math" w:cs="Times New Roman"/>
                  <w:color w:val="000000" w:themeColor="text1"/>
                </w:rPr>
                <m:t>dC</m:t>
              </m:r>
              <m:ctrlPr>
                <w:rPr>
                  <w:rFonts w:ascii="Cambria Math" w:hAnsi="Cambria Math" w:cs="Times New Roman"/>
                  <w:i/>
                  <w:color w:val="000000" w:themeColor="text1"/>
                </w:rPr>
              </m:ctrlPr>
            </m:num>
            <m:den>
              <m:r>
                <w:rPr>
                  <w:rFonts w:ascii="Cambria Math" w:hAnsi="Cambria Math" w:cs="Times New Roman"/>
                  <w:color w:val="000000" w:themeColor="text1"/>
                </w:rPr>
                <m:t>dt</m:t>
              </m:r>
              <m:ctrlPr>
                <w:rPr>
                  <w:rFonts w:ascii="Cambria Math" w:hAnsi="Cambria Math" w:cs="Times New Roman"/>
                  <w:i/>
                  <w:color w:val="000000" w:themeColor="text1"/>
                </w:rPr>
              </m:ctrlPr>
            </m:den>
          </m:f>
          <m:r>
            <w:rPr>
              <w:rFonts w:ascii="Cambria Math" w:hAnsi="Cambria Math" w:cs="Times New Roman"/>
              <w:color w:val="000000" w:themeColor="text1"/>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rPr>
                    <m:t>g</m:t>
                  </m:r>
                </m:e>
              </m:groupChr>
            </m:e>
            <m:lim>
              <m:r>
                <m:rPr>
                  <m:nor/>
                </m:rPr>
                <w:rPr>
                  <w:rFonts w:ascii="Times New Roman" w:hAnsi="Times New Roman" w:cs="Times New Roman"/>
                  <w:color w:val="000000" w:themeColor="text1"/>
                  <w:lang w:val="en-US"/>
                </w:rPr>
                <m:t>growth</m:t>
              </m:r>
            </m:lim>
          </m:limLow>
          <m: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r+</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rPr>
                        <m:t>eH</m:t>
                      </m:r>
                    </m:e>
                  </m:groupChr>
                </m:e>
                <m:lim>
                  <m:r>
                    <m:rPr>
                      <m:nor/>
                    </m:rPr>
                    <w:rPr>
                      <w:rFonts w:ascii="Times New Roman" w:hAnsi="Times New Roman" w:cs="Times New Roman"/>
                      <w:color w:val="000000" w:themeColor="text1"/>
                      <w:lang w:val="en-US"/>
                    </w:rPr>
                    <m:t>eaten</m:t>
                  </m:r>
                </m:lim>
              </m:limLow>
              <m:ctrlPr>
                <w:rPr>
                  <w:rFonts w:ascii="Cambria Math" w:hAnsi="Cambria Math" w:cs="Times New Roman"/>
                  <w:i/>
                  <w:color w:val="000000" w:themeColor="text1"/>
                </w:rPr>
              </m:ctrlPr>
            </m:e>
          </m:d>
          <m:r>
            <w:rPr>
              <w:rFonts w:ascii="Cambria Math" w:hAnsi="Cambria Math" w:cs="Times New Roman"/>
              <w:color w:val="000000" w:themeColor="text1"/>
            </w:rPr>
            <m:t>C</m:t>
          </m:r>
        </m:oMath>
      </m:oMathPara>
    </w:p>
    <w:p w14:paraId="68C3B5C9" w14:textId="3AA1CC9A" w:rsidR="00B43A0C" w:rsidRPr="00ED0A5F" w:rsidRDefault="00000000" w:rsidP="00580BC9">
      <w:pPr>
        <w:rPr>
          <w:rFonts w:ascii="Times New Roman" w:hAnsi="Times New Roman" w:cs="Times New Roman"/>
          <w:color w:val="000000" w:themeColor="text1"/>
          <w:lang w:val="en-US"/>
        </w:rPr>
      </w:pPr>
      <m:oMathPara>
        <m:oMath>
          <m:f>
            <m:fPr>
              <m:ctrlPr>
                <w:rPr>
                  <w:rFonts w:ascii="Cambria Math" w:hAnsi="Cambria Math" w:cs="Times New Roman"/>
                  <w:color w:val="000000" w:themeColor="text1"/>
                </w:rPr>
              </m:ctrlPr>
            </m:fPr>
            <m:num>
              <m:r>
                <w:rPr>
                  <w:rFonts w:ascii="Cambria Math" w:hAnsi="Cambria Math" w:cs="Times New Roman"/>
                  <w:color w:val="000000" w:themeColor="text1"/>
                  <w:lang w:val="en-US"/>
                </w:rPr>
                <m:t>dH</m:t>
              </m:r>
              <m:ctrlPr>
                <w:rPr>
                  <w:rFonts w:ascii="Cambria Math" w:hAnsi="Cambria Math" w:cs="Times New Roman"/>
                  <w:i/>
                  <w:color w:val="000000" w:themeColor="text1"/>
                </w:rPr>
              </m:ctrlPr>
            </m:num>
            <m:den>
              <m:r>
                <w:rPr>
                  <w:rFonts w:ascii="Cambria Math" w:hAnsi="Cambria Math" w:cs="Times New Roman"/>
                  <w:color w:val="000000" w:themeColor="text1"/>
                  <w:lang w:val="en-US"/>
                </w:rPr>
                <m:t>dt</m:t>
              </m:r>
              <m:ctrlPr>
                <w:rPr>
                  <w:rFonts w:ascii="Cambria Math" w:hAnsi="Cambria Math" w:cs="Times New Roman"/>
                  <w:i/>
                  <w:color w:val="000000" w:themeColor="text1"/>
                </w:rPr>
              </m:ctrlPr>
            </m:den>
          </m:f>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fCH</m:t>
                  </m:r>
                </m:e>
              </m:groupChr>
            </m:e>
            <m:lim>
              <m:r>
                <m:rPr>
                  <m:nor/>
                </m:rPr>
                <w:rPr>
                  <w:rFonts w:ascii="Times New Roman" w:hAnsi="Times New Roman" w:cs="Times New Roman"/>
                  <w:color w:val="000000" w:themeColor="text1"/>
                  <w:lang w:val="en-US"/>
                </w:rPr>
                <m:t>birth</m:t>
              </m:r>
            </m:lim>
          </m:limLow>
          <m:r>
            <w:rPr>
              <w:rFonts w:ascii="Cambria Math" w:hAnsi="Cambria Math" w:cs="Times New Roman"/>
              <w:color w:val="000000" w:themeColor="text1"/>
              <w:lang w:val="en-US"/>
            </w:rPr>
            <m:t>-H</m:t>
          </m:r>
          <m:d>
            <m:dPr>
              <m:ctrlPr>
                <w:rPr>
                  <w:rFonts w:ascii="Cambria Math" w:hAnsi="Cambria Math" w:cs="Times New Roman"/>
                  <w:color w:val="000000" w:themeColor="text1"/>
                </w:rPr>
              </m:ctrlPr>
            </m:dPr>
            <m:e>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e>
                  </m:groupChr>
                </m:e>
                <m:lim>
                  <m:r>
                    <m:rPr>
                      <m:nor/>
                    </m:rPr>
                    <w:rPr>
                      <w:rFonts w:ascii="Times New Roman" w:hAnsi="Times New Roman" w:cs="Times New Roman"/>
                      <w:color w:val="000000" w:themeColor="text1"/>
                      <w:lang w:val="en-US"/>
                    </w:rPr>
                    <m:t>death</m:t>
                  </m:r>
                </m:lim>
              </m:limLow>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hW</m:t>
                      </m:r>
                    </m:e>
                  </m:groupChr>
                </m:e>
                <m:lim>
                  <m:r>
                    <m:rPr>
                      <m:nor/>
                    </m:rPr>
                    <w:rPr>
                      <w:rFonts w:ascii="Times New Roman" w:hAnsi="Times New Roman" w:cs="Times New Roman"/>
                      <w:color w:val="000000" w:themeColor="text1"/>
                      <w:lang w:val="en-US"/>
                    </w:rPr>
                    <m:t>hunted</m:t>
                  </m:r>
                </m:lim>
              </m:limLow>
              <m:ctrlPr>
                <w:rPr>
                  <w:rFonts w:ascii="Cambria Math" w:hAnsi="Cambria Math" w:cs="Times New Roman"/>
                  <w:i/>
                  <w:color w:val="000000" w:themeColor="text1"/>
                </w:rPr>
              </m:ctrlPr>
            </m:e>
          </m:d>
        </m:oMath>
      </m:oMathPara>
    </w:p>
    <w:p w14:paraId="20BDC85A" w14:textId="6E6521E2" w:rsidR="00C7045B" w:rsidRPr="00ED0A5F" w:rsidRDefault="00000000" w:rsidP="00580BC9">
      <w:pPr>
        <w:rPr>
          <w:rFonts w:ascii="Times New Roman" w:hAnsi="Times New Roman" w:cs="Times New Roman"/>
          <w:color w:val="000000" w:themeColor="text1"/>
          <w:lang w:val="en-US"/>
        </w:rPr>
      </w:pPr>
      <m:oMathPara>
        <m:oMath>
          <m:f>
            <m:fPr>
              <m:ctrlPr>
                <w:rPr>
                  <w:rFonts w:ascii="Cambria Math" w:hAnsi="Cambria Math" w:cs="Times New Roman"/>
                  <w:color w:val="000000" w:themeColor="text1"/>
                </w:rPr>
              </m:ctrlPr>
            </m:fPr>
            <m:num>
              <m:r>
                <w:rPr>
                  <w:rFonts w:ascii="Cambria Math" w:hAnsi="Cambria Math" w:cs="Times New Roman"/>
                  <w:color w:val="000000" w:themeColor="text1"/>
                  <w:lang w:val="en-US"/>
                </w:rPr>
                <m:t>dW</m:t>
              </m:r>
              <m:ctrlPr>
                <w:rPr>
                  <w:rFonts w:ascii="Cambria Math" w:hAnsi="Cambria Math" w:cs="Times New Roman"/>
                  <w:i/>
                  <w:color w:val="000000" w:themeColor="text1"/>
                </w:rPr>
              </m:ctrlPr>
            </m:num>
            <m:den>
              <m:r>
                <w:rPr>
                  <w:rFonts w:ascii="Cambria Math" w:hAnsi="Cambria Math" w:cs="Times New Roman"/>
                  <w:color w:val="000000" w:themeColor="text1"/>
                  <w:lang w:val="en-US"/>
                </w:rPr>
                <m:t>dt</m:t>
              </m:r>
              <m:ctrlPr>
                <w:rPr>
                  <w:rFonts w:ascii="Cambria Math" w:hAnsi="Cambria Math" w:cs="Times New Roman"/>
                  <w:i/>
                  <w:color w:val="000000" w:themeColor="text1"/>
                </w:rPr>
              </m:ctrlPr>
            </m:den>
          </m:f>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mWH</m:t>
                  </m:r>
                </m:e>
              </m:groupChr>
            </m:e>
            <m:lim>
              <m:r>
                <m:rPr>
                  <m:nor/>
                </m:rPr>
                <w:rPr>
                  <w:rFonts w:ascii="Times New Roman" w:hAnsi="Times New Roman" w:cs="Times New Roman"/>
                  <w:color w:val="000000" w:themeColor="text1"/>
                  <w:lang w:val="en-US"/>
                </w:rPr>
                <m:t>birth</m:t>
              </m:r>
            </m:lim>
          </m:limLow>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W</m:t>
                  </m:r>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W</m:t>
                      </m:r>
                    </m:sub>
                  </m:sSub>
                </m:e>
              </m:groupChr>
            </m:e>
            <m:lim>
              <m:r>
                <m:rPr>
                  <m:nor/>
                </m:rPr>
                <w:rPr>
                  <w:rFonts w:ascii="Times New Roman" w:hAnsi="Times New Roman" w:cs="Times New Roman"/>
                  <w:color w:val="000000" w:themeColor="text1"/>
                  <w:lang w:val="en-US"/>
                </w:rPr>
                <m:t>death</m:t>
              </m:r>
            </m:lim>
          </m:limLow>
        </m:oMath>
      </m:oMathPara>
    </w:p>
    <w:p w14:paraId="61CD36A1" w14:textId="49CFB56B" w:rsidR="00C7045B" w:rsidRPr="00ED0A5F" w:rsidRDefault="00C7045B"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Для достижения</w:t>
      </w:r>
      <w:r w:rsidR="00F505BC" w:rsidRPr="00ED0A5F">
        <w:rPr>
          <w:rFonts w:ascii="Times New Roman" w:hAnsi="Times New Roman" w:cs="Times New Roman"/>
          <w:color w:val="000000" w:themeColor="text1"/>
        </w:rPr>
        <w:t xml:space="preserve"> </w:t>
      </w:r>
      <w:r w:rsidRPr="00ED0A5F">
        <w:rPr>
          <w:rFonts w:ascii="Times New Roman" w:hAnsi="Times New Roman" w:cs="Times New Roman"/>
          <w:color w:val="000000" w:themeColor="text1"/>
        </w:rPr>
        <w:t>равновесия системы, необходимо выполнение условия:</w:t>
      </w:r>
    </w:p>
    <w:p w14:paraId="5173CD1C" w14:textId="6CB5FFE4" w:rsidR="00C7045B" w:rsidRPr="00ED0A5F" w:rsidRDefault="00000000" w:rsidP="00580BC9">
      <w:pPr>
        <w:rPr>
          <w:rFonts w:ascii="Times New Roman" w:hAnsi="Times New Roman" w:cs="Times New Roman"/>
          <w:color w:val="000000" w:themeColor="text1"/>
          <w:sz w:val="26"/>
          <w:szCs w:val="26"/>
        </w:rPr>
      </w:pPr>
      <m:oMathPara>
        <m:oMath>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rPr>
                <m:t>dC</m:t>
              </m:r>
              <m:ctrlPr>
                <w:rPr>
                  <w:rFonts w:ascii="Cambria Math" w:hAnsi="Cambria Math" w:cs="Times New Roman"/>
                  <w:i/>
                  <w:color w:val="000000" w:themeColor="text1"/>
                  <w:sz w:val="26"/>
                  <w:szCs w:val="26"/>
                </w:rPr>
              </m:ctrlPr>
            </m:num>
            <m:den>
              <m:r>
                <w:rPr>
                  <w:rFonts w:ascii="Cambria Math" w:hAnsi="Cambria Math" w:cs="Times New Roman"/>
                  <w:color w:val="000000" w:themeColor="text1"/>
                  <w:sz w:val="26"/>
                  <w:szCs w:val="26"/>
                </w:rPr>
                <m:t>dt</m:t>
              </m:r>
              <m:ctrlPr>
                <w:rPr>
                  <w:rFonts w:ascii="Cambria Math" w:hAnsi="Cambria Math" w:cs="Times New Roman"/>
                  <w:i/>
                  <w:color w:val="000000" w:themeColor="text1"/>
                  <w:sz w:val="26"/>
                  <w:szCs w:val="26"/>
                </w:rPr>
              </m:ctrlPr>
            </m:den>
          </m:f>
          <m: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lang w:val="en-US"/>
                </w:rPr>
                <m:t>dH</m:t>
              </m:r>
              <m:ctrlPr>
                <w:rPr>
                  <w:rFonts w:ascii="Cambria Math" w:hAnsi="Cambria Math" w:cs="Times New Roman"/>
                  <w:i/>
                  <w:color w:val="000000" w:themeColor="text1"/>
                  <w:sz w:val="26"/>
                  <w:szCs w:val="26"/>
                </w:rPr>
              </m:ctrlPr>
            </m:num>
            <m:den>
              <m:r>
                <w:rPr>
                  <w:rFonts w:ascii="Cambria Math" w:hAnsi="Cambria Math" w:cs="Times New Roman"/>
                  <w:color w:val="000000" w:themeColor="text1"/>
                  <w:sz w:val="26"/>
                  <w:szCs w:val="26"/>
                  <w:lang w:val="en-US"/>
                </w:rPr>
                <m:t>dt</m:t>
              </m:r>
              <m:ctrlPr>
                <w:rPr>
                  <w:rFonts w:ascii="Cambria Math" w:hAnsi="Cambria Math" w:cs="Times New Roman"/>
                  <w:i/>
                  <w:color w:val="000000" w:themeColor="text1"/>
                  <w:sz w:val="26"/>
                  <w:szCs w:val="26"/>
                </w:rPr>
              </m:ctrlPr>
            </m:den>
          </m:f>
          <m: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lang w:val="en-US"/>
                </w:rPr>
                <m:t>dW</m:t>
              </m:r>
              <m:ctrlPr>
                <w:rPr>
                  <w:rFonts w:ascii="Cambria Math" w:hAnsi="Cambria Math" w:cs="Times New Roman"/>
                  <w:i/>
                  <w:color w:val="000000" w:themeColor="text1"/>
                  <w:sz w:val="26"/>
                  <w:szCs w:val="26"/>
                </w:rPr>
              </m:ctrlPr>
            </m:num>
            <m:den>
              <m:r>
                <w:rPr>
                  <w:rFonts w:ascii="Cambria Math" w:hAnsi="Cambria Math" w:cs="Times New Roman"/>
                  <w:color w:val="000000" w:themeColor="text1"/>
                  <w:sz w:val="26"/>
                  <w:szCs w:val="26"/>
                  <w:lang w:val="en-US"/>
                </w:rPr>
                <m:t>dt</m:t>
              </m:r>
              <m:ctrlPr>
                <w:rPr>
                  <w:rFonts w:ascii="Cambria Math" w:hAnsi="Cambria Math" w:cs="Times New Roman"/>
                  <w:i/>
                  <w:color w:val="000000" w:themeColor="text1"/>
                  <w:sz w:val="26"/>
                  <w:szCs w:val="26"/>
                </w:rPr>
              </m:ctrlPr>
            </m:den>
          </m:f>
          <m:r>
            <w:rPr>
              <w:rFonts w:ascii="Cambria Math" w:hAnsi="Cambria Math" w:cs="Times New Roman"/>
              <w:color w:val="000000" w:themeColor="text1"/>
              <w:sz w:val="26"/>
              <w:szCs w:val="26"/>
            </w:rPr>
            <m:t>=0</m:t>
          </m:r>
        </m:oMath>
      </m:oMathPara>
    </w:p>
    <w:p w14:paraId="53F10A9D" w14:textId="408C1562" w:rsidR="00F505BC" w:rsidRPr="00ED0A5F" w:rsidRDefault="00F505BC"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При следующих параметрах:</w:t>
      </w:r>
    </w:p>
    <w:p w14:paraId="422BB395" w14:textId="01DE19B0"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g - скорость роста морковок</w:t>
      </w:r>
    </w:p>
    <w:p w14:paraId="21953293" w14:textId="77E1C0AF"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r - естественная смертность морковок (без зайцев)</w:t>
      </w:r>
    </w:p>
    <w:p w14:paraId="73C1E3E7" w14:textId="3D25218A"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e - насколько быстро зайцы едят морковку</w:t>
      </w:r>
    </w:p>
    <w:p w14:paraId="7050FF17" w14:textId="79A912F6"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f - эффективность зайцев</w:t>
      </w:r>
    </w:p>
    <w:p w14:paraId="6E56FE07" w14:textId="5E60F654" w:rsidR="00F505BC" w:rsidRPr="00ED0A5F" w:rsidRDefault="00000000" w:rsidP="00F505BC">
      <w:pPr>
        <w:rPr>
          <w:rFonts w:ascii="Times New Roman" w:hAnsi="Times New Roman"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oMath>
      <w:r w:rsidR="00F505BC" w:rsidRPr="00ED0A5F">
        <w:rPr>
          <w:rFonts w:ascii="Times New Roman" w:hAnsi="Times New Roman" w:cs="Times New Roman"/>
          <w:color w:val="000000" w:themeColor="text1"/>
        </w:rPr>
        <w:t xml:space="preserve"> - смертность зайцев</w:t>
      </w:r>
    </w:p>
    <w:p w14:paraId="1A5C494F" w14:textId="78548D6D" w:rsidR="00F505BC" w:rsidRPr="00ED0A5F" w:rsidRDefault="00000000" w:rsidP="00F505BC">
      <w:pPr>
        <w:rPr>
          <w:rFonts w:ascii="Times New Roman" w:hAnsi="Times New Roman"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W</m:t>
            </m:r>
          </m:sub>
        </m:sSub>
      </m:oMath>
      <w:r w:rsidR="00F505BC" w:rsidRPr="00ED0A5F">
        <w:rPr>
          <w:rFonts w:ascii="Times New Roman" w:hAnsi="Times New Roman" w:cs="Times New Roman"/>
          <w:color w:val="000000" w:themeColor="text1"/>
        </w:rPr>
        <w:t xml:space="preserve"> - естественная смертность волков</w:t>
      </w:r>
    </w:p>
    <w:p w14:paraId="61750B6D" w14:textId="09B2CE25"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h - сила воздействия волков на зайцев</w:t>
      </w:r>
    </w:p>
    <w:p w14:paraId="6244497C" w14:textId="7A96806D"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m - размножение волков</w:t>
      </w:r>
    </w:p>
    <w:p w14:paraId="6230A378" w14:textId="6465B675" w:rsidR="00136B57" w:rsidRPr="00ED0A5F" w:rsidRDefault="00136B57" w:rsidP="000F3AAF">
      <w:pPr>
        <w:pStyle w:val="Heading2"/>
        <w:rPr>
          <w:rFonts w:eastAsiaTheme="minorEastAsia"/>
          <w:color w:val="000000" w:themeColor="text1"/>
        </w:rPr>
      </w:pPr>
      <w:bookmarkStart w:id="5" w:name="_Toc221915471"/>
      <w:r w:rsidRPr="00ED0A5F">
        <w:rPr>
          <w:color w:val="000000" w:themeColor="text1"/>
        </w:rPr>
        <w:t xml:space="preserve">1.1.2 </w:t>
      </w:r>
      <w:r w:rsidR="000F3AAF" w:rsidRPr="00ED0A5F">
        <w:rPr>
          <w:color w:val="000000" w:themeColor="text1"/>
        </w:rPr>
        <w:t>Стационарное состояние системы</w:t>
      </w:r>
      <w:bookmarkEnd w:id="5"/>
    </w:p>
    <w:p w14:paraId="7E2E192F" w14:textId="460E5443" w:rsidR="00F505BC" w:rsidRPr="00ED0A5F" w:rsidRDefault="00F505BC"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Мы видим стационарное состояние на графике</w:t>
      </w:r>
      <w:r w:rsidR="00C71430" w:rsidRPr="00ED0A5F">
        <w:rPr>
          <w:rFonts w:ascii="Times New Roman" w:hAnsi="Times New Roman" w:cs="Times New Roman"/>
          <w:color w:val="000000" w:themeColor="text1"/>
        </w:rPr>
        <w:t>:</w:t>
      </w:r>
    </w:p>
    <w:p w14:paraId="0398F9C1" w14:textId="47E54E19" w:rsidR="00F505BC" w:rsidRPr="00ED0A5F" w:rsidRDefault="00F505BC" w:rsidP="00580BC9">
      <w:pPr>
        <w:rPr>
          <w:rFonts w:ascii="Times New Roman" w:hAnsi="Times New Roman" w:cs="Times New Roman"/>
          <w:color w:val="000000" w:themeColor="text1"/>
          <w:sz w:val="26"/>
          <w:szCs w:val="26"/>
        </w:rPr>
      </w:pPr>
      <w:r w:rsidRPr="00ED0A5F">
        <w:rPr>
          <w:rFonts w:ascii="Times New Roman" w:hAnsi="Times New Roman" w:cs="Times New Roman"/>
          <w:noProof/>
          <w:color w:val="000000" w:themeColor="text1"/>
          <w:sz w:val="26"/>
          <w:szCs w:val="26"/>
        </w:rPr>
        <w:drawing>
          <wp:inline distT="0" distB="0" distL="0" distR="0" wp14:anchorId="42F1DE96" wp14:editId="6F299A2A">
            <wp:extent cx="4254500" cy="2625011"/>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65382" cy="2631725"/>
                    </a:xfrm>
                    <a:prstGeom prst="rect">
                      <a:avLst/>
                    </a:prstGeom>
                  </pic:spPr>
                </pic:pic>
              </a:graphicData>
            </a:graphic>
          </wp:inline>
        </w:drawing>
      </w:r>
    </w:p>
    <w:p w14:paraId="032A2999" w14:textId="7B24D653" w:rsidR="00ED0A5F" w:rsidRDefault="00661D65" w:rsidP="00580BC9">
      <w:pPr>
        <w:rPr>
          <w:rFonts w:ascii="Times New Roman" w:hAnsi="Times New Roman" w:cs="Times New Roman"/>
          <w:i/>
          <w:iCs/>
          <w:color w:val="000000" w:themeColor="text1"/>
        </w:rPr>
      </w:pPr>
      <w:r w:rsidRPr="00ED0A5F">
        <w:rPr>
          <w:rFonts w:ascii="Times New Roman" w:hAnsi="Times New Roman" w:cs="Times New Roman"/>
          <w:i/>
          <w:iCs/>
          <w:color w:val="000000" w:themeColor="text1"/>
        </w:rPr>
        <w:t xml:space="preserve">                           </w:t>
      </w:r>
      <w:r w:rsidR="00F505BC" w:rsidRPr="00ED0A5F">
        <w:rPr>
          <w:rFonts w:ascii="Times New Roman" w:hAnsi="Times New Roman" w:cs="Times New Roman"/>
          <w:i/>
          <w:iCs/>
          <w:color w:val="000000" w:themeColor="text1"/>
        </w:rPr>
        <w:t>Рис. 2 Стационарное состояние системы</w:t>
      </w:r>
    </w:p>
    <w:p w14:paraId="1A2D7804" w14:textId="77777777" w:rsidR="00AB05CE" w:rsidRPr="00ED0A5F" w:rsidRDefault="00AB05CE" w:rsidP="00580BC9">
      <w:pPr>
        <w:rPr>
          <w:rFonts w:ascii="Times New Roman" w:hAnsi="Times New Roman" w:cs="Times New Roman"/>
          <w:i/>
          <w:iCs/>
          <w:color w:val="000000" w:themeColor="text1"/>
        </w:rPr>
      </w:pPr>
    </w:p>
    <w:p w14:paraId="02D084DA" w14:textId="03BFFD15" w:rsidR="00F505BC" w:rsidRPr="00ED0A5F" w:rsidRDefault="000F3AAF" w:rsidP="000F3AAF">
      <w:pPr>
        <w:pStyle w:val="Heading2"/>
        <w:rPr>
          <w:rFonts w:eastAsiaTheme="minorEastAsia"/>
          <w:color w:val="000000" w:themeColor="text1"/>
        </w:rPr>
      </w:pPr>
      <w:bookmarkStart w:id="6" w:name="_Toc221915472"/>
      <w:r w:rsidRPr="00ED0A5F">
        <w:rPr>
          <w:color w:val="000000" w:themeColor="text1"/>
        </w:rPr>
        <w:t>1.1.3 Нарушение стационарного состояния</w:t>
      </w:r>
      <w:bookmarkEnd w:id="6"/>
    </w:p>
    <w:p w14:paraId="57EFB71C" w14:textId="57204EAE" w:rsidR="00F505BC" w:rsidRPr="00ED0A5F" w:rsidRDefault="00C71430"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Что произойдет, </w:t>
      </w:r>
      <w:r w:rsidR="00F505BC" w:rsidRPr="00ED0A5F">
        <w:rPr>
          <w:rFonts w:ascii="Times New Roman" w:hAnsi="Times New Roman" w:cs="Times New Roman"/>
          <w:color w:val="000000" w:themeColor="text1"/>
        </w:rPr>
        <w:t>есл</w:t>
      </w:r>
      <w:r w:rsidRPr="00ED0A5F">
        <w:rPr>
          <w:rFonts w:ascii="Times New Roman" w:hAnsi="Times New Roman" w:cs="Times New Roman"/>
          <w:color w:val="000000" w:themeColor="text1"/>
        </w:rPr>
        <w:t>и изменить параметры? Например, увеличить смертность волков</w:t>
      </w:r>
    </w:p>
    <w:p w14:paraId="625ED006" w14:textId="1CB5D6AA" w:rsidR="00C71430" w:rsidRPr="00ED0A5F" w:rsidRDefault="00C71430"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Мы выходим из состояния равновесия, теперь на графике видно, как после исчезновения волков зайцы резко размножились, морковь сильно просела, и дальше обе популяции вошли в цикл </w:t>
      </w:r>
      <w:r w:rsidR="0084203E"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гонок</w:t>
      </w:r>
      <w:r w:rsidR="0084203E"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w:t>
      </w:r>
    </w:p>
    <w:p w14:paraId="32BEA21F" w14:textId="5F7418AB" w:rsidR="00C71430" w:rsidRPr="00ED0A5F" w:rsidRDefault="00C71430" w:rsidP="00580BC9">
      <w:pPr>
        <w:rPr>
          <w:rFonts w:ascii="Times New Roman" w:hAnsi="Times New Roman" w:cs="Times New Roman"/>
          <w:color w:val="000000" w:themeColor="text1"/>
        </w:rPr>
      </w:pPr>
      <w:r w:rsidRPr="00ED0A5F">
        <w:rPr>
          <w:rFonts w:ascii="Times New Roman" w:hAnsi="Times New Roman" w:cs="Times New Roman"/>
          <w:noProof/>
          <w:color w:val="000000" w:themeColor="text1"/>
        </w:rPr>
        <w:lastRenderedPageBreak/>
        <w:drawing>
          <wp:inline distT="0" distB="0" distL="0" distR="0" wp14:anchorId="03E350D6" wp14:editId="4F8CF484">
            <wp:extent cx="4326646" cy="2679700"/>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6574" cy="2692042"/>
                    </a:xfrm>
                    <a:prstGeom prst="rect">
                      <a:avLst/>
                    </a:prstGeom>
                  </pic:spPr>
                </pic:pic>
              </a:graphicData>
            </a:graphic>
          </wp:inline>
        </w:drawing>
      </w:r>
    </w:p>
    <w:p w14:paraId="36AF354D" w14:textId="46A9BB7B" w:rsidR="00C71430" w:rsidRPr="00AB05CE" w:rsidRDefault="00C71430" w:rsidP="00580BC9">
      <w:pPr>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Рис.3 Изменение численности волков, выход из состояния равновесия</w:t>
      </w:r>
    </w:p>
    <w:p w14:paraId="3E79FD3A" w14:textId="1FD32DF0" w:rsidR="000601CB" w:rsidRPr="00AB05CE" w:rsidRDefault="000601CB" w:rsidP="00AB05CE">
      <w:pPr>
        <w:jc w:val="both"/>
        <w:rPr>
          <w:rFonts w:ascii="Times New Roman" w:hAnsi="Times New Roman" w:cs="Times New Roman"/>
          <w:color w:val="000000" w:themeColor="text1"/>
        </w:rPr>
      </w:pPr>
      <w:r w:rsidRPr="00AB05CE">
        <w:rPr>
          <w:rFonts w:ascii="Times New Roman" w:hAnsi="Times New Roman" w:cs="Times New Roman"/>
          <w:color w:val="000000" w:themeColor="text1"/>
        </w:rPr>
        <w:t>Что произойдет, если уменьшить скорость роста морковок</w:t>
      </w:r>
      <w:r w:rsidR="0015060F" w:rsidRPr="00AB05CE">
        <w:rPr>
          <w:rFonts w:ascii="Times New Roman" w:hAnsi="Times New Roman" w:cs="Times New Roman"/>
          <w:color w:val="000000" w:themeColor="text1"/>
        </w:rPr>
        <w:t xml:space="preserve"> и увеличить смертность зайцев</w:t>
      </w:r>
      <w:r w:rsidRPr="00AB05CE">
        <w:rPr>
          <w:rFonts w:ascii="Times New Roman" w:hAnsi="Times New Roman" w:cs="Times New Roman"/>
          <w:color w:val="000000" w:themeColor="text1"/>
        </w:rPr>
        <w:t>?</w:t>
      </w:r>
    </w:p>
    <w:p w14:paraId="7EE4424B" w14:textId="1D6608C4" w:rsidR="000601CB" w:rsidRPr="00AB05CE" w:rsidRDefault="0015060F" w:rsidP="00AB05CE">
      <w:pPr>
        <w:jc w:val="both"/>
        <w:rPr>
          <w:rFonts w:ascii="Times New Roman" w:hAnsi="Times New Roman" w:cs="Times New Roman"/>
          <w:color w:val="000000" w:themeColor="text1"/>
        </w:rPr>
      </w:pPr>
      <w:r w:rsidRPr="00AB05CE">
        <w:rPr>
          <w:rFonts w:ascii="Times New Roman" w:hAnsi="Times New Roman" w:cs="Times New Roman"/>
          <w:color w:val="000000" w:themeColor="text1"/>
        </w:rPr>
        <w:t xml:space="preserve">При одновременном снижении скорости роста растений (параметр g) и увеличении смертности травоядных (параметр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oMath>
      <w:r w:rsidRPr="00AB05CE">
        <w:rPr>
          <w:rFonts w:ascii="Times New Roman" w:hAnsi="Times New Roman" w:cs="Times New Roman"/>
          <w:color w:val="000000" w:themeColor="text1"/>
        </w:rPr>
        <w:t>) возникает двойное лимитирующее воздействие на трофическую систему, ускоряющее её коллапс. Уменьшение продуктивности продуцентов напрямую сокращает доступную кормовую базу для зайцев, что уже создаёт дефицит энергии на первом трофическом переходе. Одновременный рост естественной смертности травоядных усиливает этот эффект, приводя к быстрому сокращению их популяции. В результате хищники, лишённые достаточной пищевой базы, оказываются в условиях острого ресурсного дефицита.</w:t>
      </w:r>
    </w:p>
    <w:p w14:paraId="3987A476" w14:textId="289CE533" w:rsidR="000601CB" w:rsidRPr="00ED0A5F" w:rsidRDefault="000601CB" w:rsidP="00580BC9">
      <w:pPr>
        <w:rPr>
          <w:rFonts w:ascii="Times New Roman" w:hAnsi="Times New Roman" w:cs="Times New Roman"/>
          <w:i/>
          <w:iCs/>
          <w:color w:val="000000" w:themeColor="text1"/>
        </w:rPr>
      </w:pPr>
      <w:r w:rsidRPr="00ED0A5F">
        <w:rPr>
          <w:rFonts w:ascii="Times New Roman" w:hAnsi="Times New Roman" w:cs="Times New Roman"/>
          <w:i/>
          <w:iCs/>
          <w:noProof/>
          <w:color w:val="000000" w:themeColor="text1"/>
        </w:rPr>
        <w:drawing>
          <wp:inline distT="0" distB="0" distL="0" distR="0" wp14:anchorId="2611AE52" wp14:editId="6047856C">
            <wp:extent cx="5940425" cy="3515995"/>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515995"/>
                    </a:xfrm>
                    <a:prstGeom prst="rect">
                      <a:avLst/>
                    </a:prstGeom>
                  </pic:spPr>
                </pic:pic>
              </a:graphicData>
            </a:graphic>
          </wp:inline>
        </w:drawing>
      </w:r>
    </w:p>
    <w:p w14:paraId="4034DC36" w14:textId="5D26AAC5" w:rsidR="00261069" w:rsidRPr="00AB05CE" w:rsidRDefault="00261069" w:rsidP="00A21A0C">
      <w:pPr>
        <w:jc w:val="both"/>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Рис</w:t>
      </w:r>
      <w:r w:rsidR="00A21A0C" w:rsidRPr="00AB05CE">
        <w:rPr>
          <w:rFonts w:ascii="Times New Roman" w:hAnsi="Times New Roman" w:cs="Times New Roman"/>
          <w:color w:val="000000" w:themeColor="text1"/>
          <w:sz w:val="20"/>
          <w:szCs w:val="20"/>
        </w:rPr>
        <w:t>.</w:t>
      </w:r>
      <w:r w:rsidRPr="00AB05CE">
        <w:rPr>
          <w:rFonts w:ascii="Times New Roman" w:hAnsi="Times New Roman" w:cs="Times New Roman"/>
          <w:color w:val="000000" w:themeColor="text1"/>
          <w:sz w:val="20"/>
          <w:szCs w:val="20"/>
        </w:rPr>
        <w:t xml:space="preserve"> 4</w:t>
      </w:r>
      <w:r w:rsidR="00A21A0C" w:rsidRPr="00AB05CE">
        <w:rPr>
          <w:rFonts w:ascii="Times New Roman" w:hAnsi="Times New Roman" w:cs="Times New Roman"/>
          <w:color w:val="000000" w:themeColor="text1"/>
          <w:sz w:val="20"/>
          <w:szCs w:val="20"/>
        </w:rPr>
        <w:t>. Динамика популяций при уменьшении скорости роста моркови и увеличении смертности зайцев</w:t>
      </w:r>
    </w:p>
    <w:p w14:paraId="1A2FD67F" w14:textId="18B99D2A" w:rsidR="00C71430"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Важно отметить условия существования системы</w:t>
      </w:r>
      <w:r w:rsidR="00136994" w:rsidRPr="00ED0A5F">
        <w:rPr>
          <w:rFonts w:ascii="Times New Roman" w:hAnsi="Times New Roman" w:cs="Times New Roman"/>
          <w:color w:val="000000" w:themeColor="text1"/>
        </w:rPr>
        <w:t>:</w:t>
      </w:r>
    </w:p>
    <w:p w14:paraId="35F96904" w14:textId="2ED8CDD2" w:rsidR="0084203E"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 xml:space="preserve">Волки не вымрут, </w:t>
      </w:r>
      <w:r w:rsidRPr="00ED0A5F">
        <w:rPr>
          <w:rFonts w:ascii="Times New Roman" w:hAnsi="Times New Roman" w:cs="Times New Roman"/>
          <w:color w:val="000000" w:themeColor="text1"/>
          <w:lang w:val="en-US"/>
        </w:rPr>
        <w:t>W</w:t>
      </w:r>
      <w:r w:rsidRPr="00ED0A5F">
        <w:rPr>
          <w:rFonts w:ascii="Times New Roman" w:hAnsi="Times New Roman" w:cs="Times New Roman"/>
          <w:color w:val="000000" w:themeColor="text1"/>
        </w:rPr>
        <w:t xml:space="preserve"> &gt; 0 если:</w:t>
      </w:r>
    </w:p>
    <w:p w14:paraId="58962669" w14:textId="5C54CB8F" w:rsidR="0084203E" w:rsidRPr="00ED0A5F" w:rsidRDefault="0084203E" w:rsidP="00580BC9">
      <w:pPr>
        <w:rPr>
          <w:rFonts w:ascii="Times New Roman" w:hAnsi="Times New Roman" w:cs="Times New Roman"/>
          <w:color w:val="000000" w:themeColor="text1"/>
        </w:rPr>
      </w:pPr>
      <m:oMathPara>
        <m:oMath>
          <m:r>
            <w:rPr>
              <w:rFonts w:ascii="Cambria Math" w:hAnsi="Cambria Math" w:cs="Times New Roman"/>
              <w:color w:val="000000" w:themeColor="text1"/>
              <w:lang w:val="en-US"/>
            </w:rPr>
            <m:t>fgm&gt;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mr+e</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W</m:t>
                  </m:r>
                </m:sub>
              </m:sSub>
            </m:e>
          </m:d>
        </m:oMath>
      </m:oMathPara>
    </w:p>
    <w:p w14:paraId="0A52369D" w14:textId="586B202E" w:rsidR="0084203E"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Иначе, волков не будет, будут только морковка и зайцы</w:t>
      </w:r>
    </w:p>
    <w:p w14:paraId="412A254F" w14:textId="158FEE2F" w:rsidR="0084203E" w:rsidRPr="00ED0A5F" w:rsidRDefault="0084203E" w:rsidP="00580BC9">
      <w:pPr>
        <w:rPr>
          <w:rFonts w:ascii="Times New Roman" w:hAnsi="Times New Roman" w:cs="Times New Roman"/>
          <w:color w:val="000000" w:themeColor="text1"/>
        </w:rPr>
      </w:pPr>
      <m:oMathPara>
        <m:oMath>
          <m:r>
            <w:rPr>
              <w:rFonts w:ascii="Cambria Math" w:hAnsi="Cambria Math" w:cs="Times New Roman"/>
              <w:color w:val="000000" w:themeColor="text1"/>
            </w:rPr>
            <m:t>fgm&lt;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d>
            <m:dPr>
              <m:ctrlPr>
                <w:rPr>
                  <w:rFonts w:ascii="Cambria Math" w:hAnsi="Cambria Math" w:cs="Times New Roman"/>
                  <w:i/>
                  <w:color w:val="000000" w:themeColor="text1"/>
                </w:rPr>
              </m:ctrlPr>
            </m:dPr>
            <m:e>
              <m:r>
                <w:rPr>
                  <w:rFonts w:ascii="Cambria Math" w:hAnsi="Cambria Math" w:cs="Times New Roman"/>
                  <w:color w:val="000000" w:themeColor="text1"/>
                </w:rPr>
                <m:t>mr+e</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W</m:t>
                  </m:r>
                </m:sub>
              </m:sSub>
            </m:e>
          </m:d>
          <m:r>
            <w:rPr>
              <w:rFonts w:ascii="Cambria Math" w:hAnsi="Cambria Math" w:cs="Times New Roman"/>
              <w:color w:val="000000" w:themeColor="text1"/>
            </w:rPr>
            <m:t>:</m:t>
          </m:r>
          <m:r>
            <m:rPr>
              <m:sty m:val="p"/>
            </m:rPr>
            <w:rPr>
              <w:rFonts w:ascii="Cambria Math" w:hAnsi="Cambria Math" w:cs="Times New Roman"/>
              <w:color w:val="000000" w:themeColor="text1"/>
            </w:rPr>
            <m:t> </m:t>
          </m:r>
          <m:r>
            <w:rPr>
              <w:rFonts w:ascii="Cambria Math" w:hAnsi="Cambria Math" w:cs="Times New Roman"/>
              <w:color w:val="000000" w:themeColor="text1"/>
            </w:rPr>
            <m:t>W=0,</m:t>
          </m:r>
          <m:r>
            <m:rPr>
              <m:sty m:val="p"/>
            </m:rPr>
            <w:rPr>
              <w:rFonts w:ascii="Cambria Math" w:hAnsi="Cambria Math" w:cs="Times New Roman"/>
              <w:color w:val="000000" w:themeColor="text1"/>
            </w:rPr>
            <m:t> </m:t>
          </m:r>
          <m:r>
            <w:rPr>
              <w:rFonts w:ascii="Cambria Math" w:hAnsi="Cambria Math" w:cs="Times New Roman"/>
              <w:color w:val="000000" w:themeColor="text1"/>
            </w:rPr>
            <m:t>C=</m:t>
          </m:r>
          <m:f>
            <m:fPr>
              <m:ctrlPr>
                <w:rPr>
                  <w:rFonts w:ascii="Cambria Math" w:hAnsi="Cambria Math" w:cs="Times New Roman"/>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ctrlPr>
                <w:rPr>
                  <w:rFonts w:ascii="Cambria Math" w:hAnsi="Cambria Math" w:cs="Times New Roman"/>
                  <w:i/>
                  <w:color w:val="000000" w:themeColor="text1"/>
                </w:rPr>
              </m:ctrlPr>
            </m:num>
            <m:den>
              <m:r>
                <w:rPr>
                  <w:rFonts w:ascii="Cambria Math" w:hAnsi="Cambria Math" w:cs="Times New Roman"/>
                  <w:color w:val="000000" w:themeColor="text1"/>
                </w:rPr>
                <m:t>f</m:t>
              </m:r>
              <m:ctrlPr>
                <w:rPr>
                  <w:rFonts w:ascii="Cambria Math" w:hAnsi="Cambria Math" w:cs="Times New Roman"/>
                  <w:i/>
                  <w:color w:val="000000" w:themeColor="text1"/>
                </w:rPr>
              </m:ctrlPr>
            </m:den>
          </m:f>
          <m:r>
            <w:rPr>
              <w:rFonts w:ascii="Cambria Math" w:hAnsi="Cambria Math" w:cs="Times New Roman"/>
              <w:color w:val="000000" w:themeColor="text1"/>
            </w:rPr>
            <m:t>,</m:t>
          </m:r>
          <m:r>
            <m:rPr>
              <m:sty m:val="p"/>
            </m:rPr>
            <w:rPr>
              <w:rFonts w:ascii="Cambria Math" w:hAnsi="Cambria Math" w:cs="Times New Roman"/>
              <w:color w:val="000000" w:themeColor="text1"/>
            </w:rPr>
            <m:t> </m:t>
          </m:r>
          <m:r>
            <w:rPr>
              <w:rFonts w:ascii="Cambria Math" w:hAnsi="Cambria Math" w:cs="Times New Roman"/>
              <w:color w:val="000000" w:themeColor="text1"/>
            </w:rPr>
            <m:t>H=</m:t>
          </m:r>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gf</m:t>
                  </m:r>
                  <m:ctrlPr>
                    <w:rPr>
                      <w:rFonts w:ascii="Cambria Math" w:hAnsi="Cambria Math" w:cs="Times New Roman"/>
                      <w:i/>
                      <w:color w:val="000000" w:themeColor="text1"/>
                    </w:rPr>
                  </m:ctrlPr>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ctrlPr>
                    <w:rPr>
                      <w:rFonts w:ascii="Cambria Math" w:hAnsi="Cambria Math" w:cs="Times New Roman"/>
                      <w:i/>
                      <w:color w:val="000000" w:themeColor="text1"/>
                    </w:rPr>
                  </m:ctrlPr>
                </m:den>
              </m:f>
              <m:r>
                <w:rPr>
                  <w:rFonts w:ascii="Cambria Math" w:hAnsi="Cambria Math" w:cs="Times New Roman"/>
                  <w:color w:val="000000" w:themeColor="text1"/>
                </w:rPr>
                <m:t>-r</m:t>
              </m:r>
              <m:ctrlPr>
                <w:rPr>
                  <w:rFonts w:ascii="Cambria Math" w:hAnsi="Cambria Math" w:cs="Times New Roman"/>
                  <w:i/>
                  <w:color w:val="000000" w:themeColor="text1"/>
                </w:rPr>
              </m:ctrlPr>
            </m:e>
          </m:d>
          <m:f>
            <m:fPr>
              <m:ctrlPr>
                <w:rPr>
                  <w:rFonts w:ascii="Cambria Math" w:hAnsi="Cambria Math" w:cs="Times New Roman"/>
                  <w:color w:val="000000" w:themeColor="text1"/>
                </w:rPr>
              </m:ctrlPr>
            </m:fPr>
            <m:num>
              <m:r>
                <w:rPr>
                  <w:rFonts w:ascii="Cambria Math" w:hAnsi="Cambria Math" w:cs="Times New Roman"/>
                  <w:color w:val="000000" w:themeColor="text1"/>
                </w:rPr>
                <m:t>1</m:t>
              </m:r>
              <m:ctrlPr>
                <w:rPr>
                  <w:rFonts w:ascii="Cambria Math" w:hAnsi="Cambria Math" w:cs="Times New Roman"/>
                  <w:i/>
                  <w:color w:val="000000" w:themeColor="text1"/>
                </w:rPr>
              </m:ctrlPr>
            </m:num>
            <m:den>
              <m:r>
                <w:rPr>
                  <w:rFonts w:ascii="Cambria Math" w:hAnsi="Cambria Math" w:cs="Times New Roman"/>
                  <w:color w:val="000000" w:themeColor="text1"/>
                </w:rPr>
                <m:t>e</m:t>
              </m:r>
              <m:ctrlPr>
                <w:rPr>
                  <w:rFonts w:ascii="Cambria Math" w:hAnsi="Cambria Math" w:cs="Times New Roman"/>
                  <w:i/>
                  <w:color w:val="000000" w:themeColor="text1"/>
                </w:rPr>
              </m:ctrlPr>
            </m:den>
          </m:f>
          <m:r>
            <w:rPr>
              <w:rFonts w:ascii="Cambria Math" w:hAnsi="Cambria Math" w:cs="Times New Roman"/>
              <w:color w:val="000000" w:themeColor="text1"/>
            </w:rPr>
            <m:t>&gt;0</m:t>
          </m:r>
        </m:oMath>
      </m:oMathPara>
    </w:p>
    <w:p w14:paraId="219D5451" w14:textId="1ACD3386" w:rsidR="00C71430"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Или только морковка</w:t>
      </w:r>
    </w:p>
    <w:p w14:paraId="58DB727E" w14:textId="77777777" w:rsidR="00FC6AB1" w:rsidRPr="00ED0A5F" w:rsidRDefault="0084203E" w:rsidP="00FC6AB1">
      <w:pPr>
        <w:rPr>
          <w:rFonts w:ascii="Times New Roman" w:hAnsi="Times New Roman" w:cs="Times New Roman"/>
          <w:color w:val="000000" w:themeColor="text1"/>
        </w:rPr>
      </w:pPr>
      <m:oMathPara>
        <m:oMath>
          <m:r>
            <w:rPr>
              <w:rFonts w:ascii="Cambria Math" w:hAnsi="Cambria Math" w:cs="Times New Roman"/>
              <w:color w:val="000000" w:themeColor="text1"/>
              <w:lang w:val="en-US"/>
            </w:rPr>
            <m:t>gf</m:t>
          </m:r>
          <m:r>
            <w:rPr>
              <w:rFonts w:ascii="Cambria Math" w:hAnsi="Cambria Math" w:cs="Times New Roman"/>
              <w:color w:val="000000" w:themeColor="text1"/>
            </w:rPr>
            <m:t>&lt;</m:t>
          </m:r>
          <m:r>
            <w:rPr>
              <w:rFonts w:ascii="Cambria Math" w:hAnsi="Cambria Math" w:cs="Times New Roman"/>
              <w:color w:val="000000" w:themeColor="text1"/>
              <w:lang w:val="en-US"/>
            </w:rPr>
            <m:t>r</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rPr>
            <m:t>:</m:t>
          </m:r>
          <m:r>
            <m:rPr>
              <m:sty m:val="p"/>
            </m:rPr>
            <w:rPr>
              <w:rFonts w:ascii="Cambria Math" w:hAnsi="Cambria Math" w:cs="Times New Roman"/>
              <w:color w:val="000000" w:themeColor="text1"/>
            </w:rPr>
            <m:t> </m:t>
          </m:r>
          <m:r>
            <w:rPr>
              <w:rFonts w:ascii="Cambria Math" w:hAnsi="Cambria Math" w:cs="Times New Roman"/>
              <w:color w:val="000000" w:themeColor="text1"/>
              <w:lang w:val="en-US"/>
            </w:rPr>
            <m:t>W</m:t>
          </m:r>
          <m:r>
            <w:rPr>
              <w:rFonts w:ascii="Cambria Math" w:hAnsi="Cambria Math" w:cs="Times New Roman"/>
              <w:color w:val="000000" w:themeColor="text1"/>
            </w:rPr>
            <m:t>=</m:t>
          </m:r>
          <m:r>
            <w:rPr>
              <w:rFonts w:ascii="Cambria Math" w:hAnsi="Cambria Math" w:cs="Times New Roman"/>
              <w:color w:val="000000" w:themeColor="text1"/>
              <w:lang w:val="en-US"/>
            </w:rPr>
            <m:t>H</m:t>
          </m:r>
          <m:r>
            <w:rPr>
              <w:rFonts w:ascii="Cambria Math" w:hAnsi="Cambria Math" w:cs="Times New Roman"/>
              <w:color w:val="000000" w:themeColor="text1"/>
            </w:rPr>
            <m:t>=0,</m:t>
          </m:r>
          <m:r>
            <m:rPr>
              <m:sty m:val="p"/>
            </m:rPr>
            <w:rPr>
              <w:rFonts w:ascii="Cambria Math" w:hAnsi="Cambria Math" w:cs="Times New Roman"/>
              <w:color w:val="000000" w:themeColor="text1"/>
            </w:rPr>
            <m:t> </m:t>
          </m:r>
          <m:r>
            <w:rPr>
              <w:rFonts w:ascii="Cambria Math" w:hAnsi="Cambria Math" w:cs="Times New Roman"/>
              <w:color w:val="000000" w:themeColor="text1"/>
              <w:lang w:val="en-US"/>
            </w:rPr>
            <m:t>C</m:t>
          </m:r>
          <m:r>
            <w:rPr>
              <w:rFonts w:ascii="Cambria Math" w:hAnsi="Cambria Math" w:cs="Times New Roman"/>
              <w:color w:val="000000" w:themeColor="text1"/>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g</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r</m:t>
              </m:r>
              <m:ctrlPr>
                <w:rPr>
                  <w:rFonts w:ascii="Cambria Math" w:hAnsi="Cambria Math" w:cs="Times New Roman"/>
                  <w:i/>
                  <w:color w:val="000000" w:themeColor="text1"/>
                  <w:lang w:val="en-US"/>
                </w:rPr>
              </m:ctrlPr>
            </m:den>
          </m:f>
        </m:oMath>
      </m:oMathPara>
    </w:p>
    <w:p w14:paraId="602AFEA8" w14:textId="7842CE35"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Условие </w:t>
      </w:r>
      <m:oMath>
        <m:r>
          <m:rPr>
            <m:lit/>
          </m:rPr>
          <w:rPr>
            <w:rFonts w:ascii="Cambria Math" w:hAnsi="Cambria Math" w:cs="Times New Roman"/>
            <w:color w:val="000000" w:themeColor="text1"/>
          </w:rPr>
          <m:t>(</m:t>
        </m:r>
        <m:r>
          <w:rPr>
            <w:rFonts w:ascii="Cambria Math" w:hAnsi="Cambria Math" w:cs="Times New Roman"/>
            <w:color w:val="000000" w:themeColor="text1"/>
          </w:rPr>
          <m:t>fgm&gt;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d>
          <m:dPr>
            <m:ctrlPr>
              <w:rPr>
                <w:rFonts w:ascii="Cambria Math" w:hAnsi="Cambria Math" w:cs="Times New Roman"/>
                <w:i/>
                <w:color w:val="000000" w:themeColor="text1"/>
              </w:rPr>
            </m:ctrlPr>
          </m:dPr>
          <m:e>
            <m:r>
              <w:rPr>
                <w:rFonts w:ascii="Cambria Math" w:hAnsi="Cambria Math" w:cs="Times New Roman"/>
                <w:color w:val="000000" w:themeColor="text1"/>
              </w:rPr>
              <m:t>mr+e</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W</m:t>
                </m:r>
              </m:sub>
            </m:sSub>
          </m:e>
        </m:d>
        <m:r>
          <m:rPr>
            <m:lit/>
          </m:rPr>
          <w:rPr>
            <w:rFonts w:ascii="Cambria Math" w:hAnsi="Cambria Math" w:cs="Times New Roman"/>
            <w:color w:val="000000" w:themeColor="text1"/>
          </w:rPr>
          <m:t>)</m:t>
        </m:r>
      </m:oMath>
      <w:r w:rsidRPr="00ED0A5F">
        <w:rPr>
          <w:rFonts w:ascii="Times New Roman" w:hAnsi="Times New Roman" w:cs="Times New Roman"/>
          <w:color w:val="000000" w:themeColor="text1"/>
        </w:rPr>
        <w:t xml:space="preserve"> определяет возможность существования </w:t>
      </w:r>
    </w:p>
    <w:p w14:paraId="6C785842" w14:textId="77777777"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устойчивой трёхуровневой экосистемы. При его нарушении система деградирует </w:t>
      </w:r>
    </w:p>
    <w:p w14:paraId="5FDEC506" w14:textId="77777777"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либо до двухуровневой (растения–травоядные), либо до монокультуры растений, </w:t>
      </w:r>
    </w:p>
    <w:p w14:paraId="6827AC34" w14:textId="00396A80"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что демонстрирует критическую роль хищников в поддержании биоразнообразия.</w:t>
      </w:r>
    </w:p>
    <w:p w14:paraId="4D408D16" w14:textId="77777777" w:rsidR="0084203E" w:rsidRPr="00ED0A5F" w:rsidRDefault="0084203E" w:rsidP="00AB05CE">
      <w:pPr>
        <w:jc w:val="both"/>
        <w:rPr>
          <w:rFonts w:ascii="Times New Roman" w:hAnsi="Times New Roman" w:cs="Times New Roman"/>
          <w:color w:val="000000" w:themeColor="text1"/>
        </w:rPr>
      </w:pPr>
    </w:p>
    <w:p w14:paraId="702BE23A" w14:textId="77777777" w:rsidR="00E740A9" w:rsidRPr="00ED0A5F" w:rsidRDefault="00E740A9" w:rsidP="00580BC9">
      <w:pPr>
        <w:rPr>
          <w:rFonts w:ascii="Times New Roman" w:hAnsi="Times New Roman" w:cs="Times New Roman"/>
          <w:b/>
          <w:bCs/>
          <w:color w:val="000000" w:themeColor="text1"/>
        </w:rPr>
      </w:pPr>
    </w:p>
    <w:p w14:paraId="3F735ADA" w14:textId="77777777" w:rsidR="00E740A9" w:rsidRPr="00ED0A5F" w:rsidRDefault="00E740A9" w:rsidP="00580BC9">
      <w:pPr>
        <w:rPr>
          <w:rFonts w:ascii="Times New Roman" w:hAnsi="Times New Roman" w:cs="Times New Roman"/>
          <w:b/>
          <w:bCs/>
          <w:color w:val="000000" w:themeColor="text1"/>
        </w:rPr>
      </w:pPr>
    </w:p>
    <w:p w14:paraId="4282B533" w14:textId="77777777" w:rsidR="00136B57" w:rsidRPr="00ED0A5F" w:rsidRDefault="00136B57" w:rsidP="00580BC9">
      <w:pPr>
        <w:rPr>
          <w:rFonts w:ascii="Times New Roman" w:hAnsi="Times New Roman" w:cs="Times New Roman"/>
          <w:b/>
          <w:bCs/>
          <w:color w:val="000000" w:themeColor="text1"/>
        </w:rPr>
      </w:pPr>
    </w:p>
    <w:p w14:paraId="020FE3F7" w14:textId="5D304ECD" w:rsidR="00ED0A5F" w:rsidRDefault="00ED0A5F" w:rsidP="00580BC9">
      <w:pPr>
        <w:rPr>
          <w:rFonts w:ascii="Times New Roman" w:hAnsi="Times New Roman" w:cs="Times New Roman"/>
          <w:b/>
          <w:bCs/>
          <w:color w:val="000000" w:themeColor="text1"/>
        </w:rPr>
      </w:pPr>
    </w:p>
    <w:p w14:paraId="4D0F4549" w14:textId="77777777" w:rsidR="00AB05CE" w:rsidRDefault="00AB05CE" w:rsidP="00580BC9">
      <w:pPr>
        <w:rPr>
          <w:rFonts w:ascii="Times New Roman" w:hAnsi="Times New Roman" w:cs="Times New Roman"/>
          <w:b/>
          <w:bCs/>
          <w:color w:val="000000" w:themeColor="text1"/>
        </w:rPr>
      </w:pPr>
    </w:p>
    <w:p w14:paraId="3326C8E7" w14:textId="77777777" w:rsidR="00AB05CE" w:rsidRDefault="00AB05CE" w:rsidP="00580BC9">
      <w:pPr>
        <w:rPr>
          <w:rFonts w:ascii="Times New Roman" w:hAnsi="Times New Roman" w:cs="Times New Roman"/>
          <w:b/>
          <w:bCs/>
          <w:color w:val="000000" w:themeColor="text1"/>
        </w:rPr>
      </w:pPr>
    </w:p>
    <w:p w14:paraId="2B7866DD" w14:textId="77777777" w:rsidR="00AB05CE" w:rsidRDefault="00AB05CE" w:rsidP="00580BC9">
      <w:pPr>
        <w:rPr>
          <w:rFonts w:ascii="Times New Roman" w:hAnsi="Times New Roman" w:cs="Times New Roman"/>
          <w:b/>
          <w:bCs/>
          <w:color w:val="000000" w:themeColor="text1"/>
        </w:rPr>
      </w:pPr>
    </w:p>
    <w:p w14:paraId="58C905E0" w14:textId="77777777" w:rsidR="00AB05CE" w:rsidRDefault="00AB05CE" w:rsidP="00580BC9">
      <w:pPr>
        <w:rPr>
          <w:rFonts w:ascii="Times New Roman" w:hAnsi="Times New Roman" w:cs="Times New Roman"/>
          <w:b/>
          <w:bCs/>
          <w:color w:val="000000" w:themeColor="text1"/>
        </w:rPr>
      </w:pPr>
    </w:p>
    <w:p w14:paraId="56EDBD99" w14:textId="77777777" w:rsidR="00AB05CE" w:rsidRDefault="00AB05CE" w:rsidP="00580BC9">
      <w:pPr>
        <w:rPr>
          <w:rFonts w:ascii="Times New Roman" w:hAnsi="Times New Roman" w:cs="Times New Roman"/>
          <w:b/>
          <w:bCs/>
          <w:color w:val="000000" w:themeColor="text1"/>
        </w:rPr>
      </w:pPr>
    </w:p>
    <w:p w14:paraId="0308C917" w14:textId="77777777" w:rsidR="00AB05CE" w:rsidRDefault="00AB05CE" w:rsidP="00580BC9">
      <w:pPr>
        <w:rPr>
          <w:rFonts w:ascii="Times New Roman" w:hAnsi="Times New Roman" w:cs="Times New Roman"/>
          <w:b/>
          <w:bCs/>
          <w:color w:val="000000" w:themeColor="text1"/>
        </w:rPr>
      </w:pPr>
    </w:p>
    <w:p w14:paraId="65A00A0A" w14:textId="77777777" w:rsidR="00AB05CE" w:rsidRDefault="00AB05CE" w:rsidP="00580BC9">
      <w:pPr>
        <w:rPr>
          <w:rFonts w:ascii="Times New Roman" w:hAnsi="Times New Roman" w:cs="Times New Roman"/>
          <w:b/>
          <w:bCs/>
          <w:color w:val="000000" w:themeColor="text1"/>
        </w:rPr>
      </w:pPr>
    </w:p>
    <w:p w14:paraId="7DF2637E" w14:textId="77777777" w:rsidR="00AB05CE" w:rsidRDefault="00AB05CE" w:rsidP="00580BC9">
      <w:pPr>
        <w:rPr>
          <w:rFonts w:ascii="Times New Roman" w:hAnsi="Times New Roman" w:cs="Times New Roman"/>
          <w:b/>
          <w:bCs/>
          <w:color w:val="000000" w:themeColor="text1"/>
        </w:rPr>
      </w:pPr>
    </w:p>
    <w:p w14:paraId="657749C8" w14:textId="77777777" w:rsidR="00AB05CE" w:rsidRDefault="00AB05CE" w:rsidP="00580BC9">
      <w:pPr>
        <w:rPr>
          <w:rFonts w:ascii="Times New Roman" w:hAnsi="Times New Roman" w:cs="Times New Roman"/>
          <w:b/>
          <w:bCs/>
          <w:color w:val="000000" w:themeColor="text1"/>
        </w:rPr>
      </w:pPr>
    </w:p>
    <w:p w14:paraId="6C1C6444" w14:textId="77777777" w:rsidR="00AB05CE" w:rsidRDefault="00AB05CE" w:rsidP="00580BC9">
      <w:pPr>
        <w:rPr>
          <w:rFonts w:ascii="Times New Roman" w:hAnsi="Times New Roman" w:cs="Times New Roman"/>
          <w:b/>
          <w:bCs/>
          <w:color w:val="000000" w:themeColor="text1"/>
        </w:rPr>
      </w:pPr>
    </w:p>
    <w:p w14:paraId="42860EEC" w14:textId="77777777" w:rsidR="00AB05CE" w:rsidRPr="00ED0A5F" w:rsidRDefault="00AB05CE" w:rsidP="00580BC9">
      <w:pPr>
        <w:rPr>
          <w:rFonts w:ascii="Times New Roman" w:hAnsi="Times New Roman" w:cs="Times New Roman"/>
          <w:b/>
          <w:bCs/>
          <w:color w:val="000000" w:themeColor="text1"/>
        </w:rPr>
      </w:pPr>
    </w:p>
    <w:p w14:paraId="2D635EFA" w14:textId="77B7E7D8" w:rsidR="00C7045B" w:rsidRPr="00ED0A5F" w:rsidRDefault="00DF3E62" w:rsidP="000F3AAF">
      <w:pPr>
        <w:pStyle w:val="Heading1"/>
        <w:rPr>
          <w:rFonts w:eastAsiaTheme="minorEastAsia"/>
          <w:color w:val="000000" w:themeColor="text1"/>
        </w:rPr>
      </w:pPr>
      <w:bookmarkStart w:id="7" w:name="_Toc221915473"/>
      <w:r w:rsidRPr="00ED0A5F">
        <w:rPr>
          <w:rFonts w:eastAsiaTheme="minorEastAsia"/>
          <w:color w:val="000000" w:themeColor="text1"/>
        </w:rPr>
        <w:lastRenderedPageBreak/>
        <w:t>2.</w:t>
      </w:r>
      <w:r w:rsidR="00137ADC" w:rsidRPr="00ED0A5F">
        <w:rPr>
          <w:rFonts w:eastAsiaTheme="minorEastAsia"/>
          <w:color w:val="000000" w:themeColor="text1"/>
        </w:rPr>
        <w:t>Математическая модель динамики ВИЧ-инфекции</w:t>
      </w:r>
      <w:bookmarkEnd w:id="7"/>
    </w:p>
    <w:p w14:paraId="612F346E" w14:textId="77777777" w:rsidR="00F2791D" w:rsidRPr="00ED0A5F" w:rsidRDefault="00F2791D" w:rsidP="00F2791D">
      <w:pPr>
        <w:pStyle w:val="Heading2"/>
        <w:rPr>
          <w:color w:val="000000" w:themeColor="text1"/>
        </w:rPr>
      </w:pPr>
      <w:bookmarkStart w:id="8" w:name="_Toc221915474"/>
      <w:r w:rsidRPr="00ED0A5F">
        <w:rPr>
          <w:color w:val="000000" w:themeColor="text1"/>
        </w:rPr>
        <w:t>2.1. Клинический контекст и биологические основы</w:t>
      </w:r>
      <w:bookmarkEnd w:id="8"/>
    </w:p>
    <w:p w14:paraId="6DB823A8" w14:textId="77777777" w:rsidR="005D6617" w:rsidRPr="00ED0A5F" w:rsidRDefault="005D6617" w:rsidP="00AB05CE">
      <w:pPr>
        <w:jc w:val="both"/>
        <w:rPr>
          <w:rFonts w:ascii="Times New Roman" w:hAnsi="Times New Roman" w:cs="Times New Roman"/>
          <w:color w:val="000000" w:themeColor="text1"/>
        </w:rPr>
      </w:pPr>
    </w:p>
    <w:p w14:paraId="569F6875" w14:textId="598A6D7A"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Более 75 миллионов человек во всём мире были инфицированы вирусом иммунодефицита человека (ВИЧ), и около 37 миллионов живут с этой инфекцией сегодня</w:t>
      </w:r>
      <w:r w:rsidR="00C34543">
        <w:rPr>
          <w:rFonts w:ascii="Times New Roman" w:hAnsi="Times New Roman" w:cs="Times New Roman"/>
          <w:color w:val="000000" w:themeColor="text1"/>
        </w:rPr>
        <w:t xml:space="preserve"> </w:t>
      </w:r>
      <w:r w:rsidR="00C34543" w:rsidRPr="00C34543">
        <w:rPr>
          <w:rFonts w:ascii="Times New Roman" w:hAnsi="Times New Roman" w:cs="Times New Roman"/>
          <w:color w:val="000000" w:themeColor="text1"/>
        </w:rPr>
        <w:t>[</w:t>
      </w:r>
      <w:r w:rsidR="00587936">
        <w:rPr>
          <w:rFonts w:ascii="Times New Roman" w:hAnsi="Times New Roman" w:cs="Times New Roman"/>
          <w:color w:val="000000" w:themeColor="text1"/>
        </w:rPr>
        <w:fldChar w:fldCharType="begin"/>
      </w:r>
      <w:r w:rsidR="00587936">
        <w:rPr>
          <w:rFonts w:ascii="Times New Roman" w:hAnsi="Times New Roman" w:cs="Times New Roman"/>
          <w:color w:val="000000" w:themeColor="text1"/>
        </w:rPr>
        <w:instrText xml:space="preserve"> REF _Ref221740695 \r \h </w:instrText>
      </w:r>
      <w:r w:rsidR="00AB05CE">
        <w:rPr>
          <w:rFonts w:ascii="Times New Roman" w:hAnsi="Times New Roman" w:cs="Times New Roman"/>
          <w:color w:val="000000" w:themeColor="text1"/>
        </w:rPr>
        <w:instrText xml:space="preserve"> \* MERGEFORMAT </w:instrText>
      </w:r>
      <w:r w:rsidR="00587936">
        <w:rPr>
          <w:rFonts w:ascii="Times New Roman" w:hAnsi="Times New Roman" w:cs="Times New Roman"/>
          <w:color w:val="000000" w:themeColor="text1"/>
        </w:rPr>
      </w:r>
      <w:r w:rsidR="00587936">
        <w:rPr>
          <w:rFonts w:ascii="Times New Roman" w:hAnsi="Times New Roman" w:cs="Times New Roman"/>
          <w:color w:val="000000" w:themeColor="text1"/>
        </w:rPr>
        <w:fldChar w:fldCharType="separate"/>
      </w:r>
      <w:r w:rsidR="00587936">
        <w:rPr>
          <w:rFonts w:ascii="Times New Roman" w:hAnsi="Times New Roman" w:cs="Times New Roman"/>
          <w:color w:val="000000" w:themeColor="text1"/>
        </w:rPr>
        <w:t>3</w:t>
      </w:r>
      <w:r w:rsidR="00587936">
        <w:rPr>
          <w:rFonts w:ascii="Times New Roman" w:hAnsi="Times New Roman" w:cs="Times New Roman"/>
          <w:color w:val="000000" w:themeColor="text1"/>
        </w:rPr>
        <w:fldChar w:fldCharType="end"/>
      </w:r>
      <w:r w:rsidR="00C34543" w:rsidRPr="00C34543">
        <w:rPr>
          <w:rFonts w:ascii="Times New Roman" w:hAnsi="Times New Roman" w:cs="Times New Roman"/>
          <w:color w:val="000000" w:themeColor="text1"/>
        </w:rPr>
        <w:t>]</w:t>
      </w:r>
      <w:r w:rsidRPr="00ED0A5F">
        <w:rPr>
          <w:rFonts w:ascii="Times New Roman" w:hAnsi="Times New Roman" w:cs="Times New Roman"/>
          <w:color w:val="000000" w:themeColor="text1"/>
        </w:rPr>
        <w:t xml:space="preserve">. Неконтролируемая ВИЧ-инфекция характеризуется стойкой виремией и постепенной потерей CD4⁺ Т-клеток, что в конечном итоге приводит к синдрому приобретённого иммунодефицита (СПИДу). Среди возможных причин медленного истощения иммунитета </w:t>
      </w:r>
      <w:r w:rsidR="000F3AAF"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 xml:space="preserve"> нарушение клеточного гомеостаза и адаптация вируса к хозяину.</w:t>
      </w:r>
    </w:p>
    <w:p w14:paraId="3C773402" w14:textId="48C6B9D8"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ВИЧ-инфекция способствует развитию сердечно-сосудистых заболеваний, патологий костной ткани, дисфункции почек и печени, а также ряда других системных осложнений. Антиретровирусные препараты (АРТ) высокоэффективны в подавлении репликации вируса. Для пациентов, имеющих доступ к терапии и соблюдающих режим приёма, комбинированное лечение обеспечивает длительное, вероятно пожизненное, подавление вирусной нагрузки. Это позволяет восстановить иммунитет и практически устранить риск развития СПИДа.</w:t>
      </w:r>
    </w:p>
    <w:p w14:paraId="2ACB1FDD" w14:textId="21C8089E"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Однако не все пациенты следуют этому сценарию. Небольшая доля инфицированных, известная как «контроллеры», способна естественным образом сдерживать репликацию ВИЧ на низком уровне даже без АРТ. Другие, так называемые «пост-терапевтические контроллеры», достигают контроля после раннего курса противовирусной терапии или лечения антителами. Контроллеры прогрессируют в СПИД крайне медленно или не прогрессируют вовсе, что связывают с активным иммунным ответом, включающим как цитотоксические CD8⁺, так и хелперные CD4⁺ Т-клетки.</w:t>
      </w:r>
    </w:p>
    <w:p w14:paraId="7DB3CF23" w14:textId="2E96B7CA"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Исследования выявили ключевое различие между контроллерами и пациентами с прогрессирующей инфекцией («прогрессорами»). У контроллеров наблюдается активный CD4⁺ Т-клеточный ответ со способностью секретировать интерлейкин-2 (IL-2) и пролиферировать, в то время как у прогрессоров он отсутствует. Распределение функциональной авидности (параметра, определяющего чувствительность Т-клеток к антигену) среди CD4⁺ Т-клеток у прогрессоров гораздо уже и смещено в сторону низких значений, что свидетельствует о более высоком пороге активации. При этом для CD8⁺ Т-клеток таких выраженных различий между группами не обнаружено, что создаёт своеобразную иммунологическую загадку, особенно учитывая, что генетические маркеры, связанные с ответом CD8⁺ Т-клеток (субтипы HLA), остаются наиболее сильным предиктором контроля над ВИЧ</w:t>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_Ref221740781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4</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w:t>
      </w:r>
      <w:r w:rsidRPr="00ED0A5F">
        <w:rPr>
          <w:rFonts w:ascii="Times New Roman" w:hAnsi="Times New Roman" w:cs="Times New Roman"/>
          <w:color w:val="000000" w:themeColor="text1"/>
        </w:rPr>
        <w:t>.</w:t>
      </w:r>
    </w:p>
    <w:p w14:paraId="0B0A7ED8" w14:textId="0F47578D"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Эта загадка подчёркивает сложность динамики ВИЧ-инфекции, где одних экспериментальных данных недостаточно для полного понимания механизмов. Поэтому для описания взаимодействия вируса и иммунной системы активно применяется математическое моделирование.</w:t>
      </w:r>
    </w:p>
    <w:p w14:paraId="2CB0D1A7" w14:textId="77777777"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Ключевыми биологическими предпосылками для моделирования являются:</w:t>
      </w:r>
    </w:p>
    <w:p w14:paraId="1667BB74" w14:textId="4F8E874A" w:rsidR="005D6617" w:rsidRPr="00AC7B4B"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1.  CD8⁺ Т-клетки активируются при прямом контакте с инфицированной клеткой, тогда как CD4⁺ Т-клетки реагируют на растворимый антиген на расстоянии, что в целом делает CD4⁺ популяцию более чувствительной к средней концентрации вируса в организме.</w:t>
      </w:r>
    </w:p>
    <w:p w14:paraId="5958CECD" w14:textId="3862D87C" w:rsidR="00186B1A" w:rsidRPr="00ED0A5F" w:rsidRDefault="00186B1A"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CD8⁺ Т-клетки активируются и делятся также при получении IL-2 от хелперов как CD4⁺ Т, если они имеются, что делает их отклик более чувствительным чем при прямом контакте.</w:t>
      </w:r>
    </w:p>
    <w:p w14:paraId="248F0511" w14:textId="77777777"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2.  ВИЧ целенаправленно инфицирует и разрушает CD4⁺ Т-клетки (а также макрофаги и дендритные клетки), причём активированные CD4⁺ клетки поражаются гораздо легче покоящихся из-за более высокой доступности нуклеотидов, необходимых для репликации вируса.</w:t>
      </w:r>
    </w:p>
    <w:p w14:paraId="3E104E46" w14:textId="3EF66F2D"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3.  Постепенная потеря именно CD4⁺ Т-клеток, критически важных для координации иммунного ответа, является прямой причиной развития СПИДа.</w:t>
      </w:r>
    </w:p>
    <w:p w14:paraId="07B1D9A2" w14:textId="439CCD4A" w:rsidR="00F00566"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 совокупности эти факты позволяют предположить, что стратегия выживания ВИЧ заключается в избирательном подавлении CD4⁺ Т-клеток. Это ослабляет чувствительность иммунной системы к вирусу, позволяя ему уклоняться от контроля. Несмотря на эффективность АРТ, глобальные проблемы доступа к тестированию, стоимость и токсичность препаратов приводят к тому, что большая часть инфицированного населения не получает адекватного лечения. Для обращения пандемии вспять необходимы не только улучшенные методы профилактики и терапии, но и глубокое понимание иммунной динамики, достичь которого возможно, в том числе, с помощью математических моделей, объясняющих различия между контроллерами и прогрессорами.</w:t>
      </w:r>
    </w:p>
    <w:p w14:paraId="7C2D7EDA" w14:textId="77777777" w:rsidR="00ED0A5F" w:rsidRPr="00ED0A5F" w:rsidRDefault="00ED0A5F" w:rsidP="00AB05CE">
      <w:pPr>
        <w:pStyle w:val="Heading2"/>
        <w:jc w:val="both"/>
        <w:rPr>
          <w:color w:val="000000" w:themeColor="text1"/>
        </w:rPr>
      </w:pPr>
      <w:bookmarkStart w:id="9" w:name="_Toc221915475"/>
      <w:r w:rsidRPr="00ED0A5F">
        <w:rPr>
          <w:color w:val="000000" w:themeColor="text1"/>
        </w:rPr>
        <w:t>2.2. Структура модели и система уравнений</w:t>
      </w:r>
      <w:bookmarkEnd w:id="9"/>
    </w:p>
    <w:p w14:paraId="7AB9ED14" w14:textId="77777777" w:rsidR="00ED0A5F" w:rsidRPr="00ED0A5F" w:rsidRDefault="00ED0A5F" w:rsidP="005D6617">
      <w:pPr>
        <w:rPr>
          <w:rFonts w:ascii="Times New Roman" w:hAnsi="Times New Roman" w:cs="Times New Roman"/>
          <w:color w:val="000000" w:themeColor="text1"/>
        </w:rPr>
      </w:pPr>
    </w:p>
    <w:p w14:paraId="6184A3F4" w14:textId="3D7FB39F" w:rsidR="00A21A0C" w:rsidRPr="00ED0A5F" w:rsidRDefault="00A21A0C" w:rsidP="005D6617">
      <w:pPr>
        <w:rPr>
          <w:rFonts w:ascii="Times New Roman" w:hAnsi="Times New Roman" w:cs="Times New Roman"/>
          <w:color w:val="000000" w:themeColor="text1"/>
        </w:rPr>
      </w:pPr>
      <w:r w:rsidRPr="00ED0A5F">
        <w:rPr>
          <w:rFonts w:ascii="Times New Roman" w:hAnsi="Times New Roman" w:cs="Times New Roman"/>
          <w:noProof/>
          <w:color w:val="000000" w:themeColor="text1"/>
        </w:rPr>
        <w:drawing>
          <wp:inline distT="0" distB="0" distL="0" distR="0" wp14:anchorId="671AB31A" wp14:editId="276163EB">
            <wp:extent cx="4932000" cy="3188007"/>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3825" cy="3195651"/>
                    </a:xfrm>
                    <a:prstGeom prst="rect">
                      <a:avLst/>
                    </a:prstGeom>
                  </pic:spPr>
                </pic:pic>
              </a:graphicData>
            </a:graphic>
          </wp:inline>
        </w:drawing>
      </w:r>
    </w:p>
    <w:p w14:paraId="7F293B0C" w14:textId="4636FC4F" w:rsidR="00933635" w:rsidRPr="00AB05CE" w:rsidRDefault="00933635" w:rsidP="00AB05CE">
      <w:pPr>
        <w:jc w:val="both"/>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 xml:space="preserve">Рис. </w:t>
      </w:r>
      <w:r w:rsidR="00A21A0C" w:rsidRPr="00AB05CE">
        <w:rPr>
          <w:rFonts w:ascii="Times New Roman" w:hAnsi="Times New Roman" w:cs="Times New Roman"/>
          <w:color w:val="000000" w:themeColor="text1"/>
          <w:sz w:val="20"/>
          <w:szCs w:val="20"/>
        </w:rPr>
        <w:t xml:space="preserve">5. Модель иммунного ответа и динамики вируса. Включает пять клеточных компартментов: неинфицированные, но восприимчивые клетки-мишени фенотипа CD4⁺ CCR5⁺, количество которых обозначено как T; активно инфицированные клетки, I; латентно инфицированное клеточное подмножество, L ; вирус-специфичные хелперные CD4⁺ T-клетки, H; и цитотоксические эффекторные CD8⁺ T-клетки, E. </w:t>
      </w:r>
      <w:r w:rsidR="00A21A0C" w:rsidRPr="00AB05CE">
        <w:rPr>
          <w:rFonts w:ascii="Times New Roman" w:hAnsi="Times New Roman" w:cs="Times New Roman"/>
          <w:color w:val="000000" w:themeColor="text1"/>
          <w:sz w:val="20"/>
          <w:szCs w:val="20"/>
        </w:rPr>
        <w:lastRenderedPageBreak/>
        <w:t xml:space="preserve">Широкие стрелки показывают поток клеток и пролиферацию, тонкие стрелки — сигналы управления. Маленькие звёздочки обозначают свободные вирионы. </w:t>
      </w:r>
    </w:p>
    <w:p w14:paraId="65FBF7E1" w14:textId="77777777" w:rsidR="00BA5B19" w:rsidRPr="00ED0A5F" w:rsidRDefault="00BA5B19" w:rsidP="00AB05CE">
      <w:pPr>
        <w:jc w:val="both"/>
        <w:rPr>
          <w:rFonts w:ascii="Times New Roman" w:hAnsi="Times New Roman" w:cs="Times New Roman"/>
          <w:color w:val="000000" w:themeColor="text1"/>
        </w:rPr>
      </w:pPr>
    </w:p>
    <w:p w14:paraId="04A5375B" w14:textId="33169DEB" w:rsidR="0085188A" w:rsidRPr="00ED0A5F" w:rsidRDefault="00186B1A"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На основе этих фактов, была предложена следующая </w:t>
      </w:r>
      <w:r w:rsidR="00F00566" w:rsidRPr="00ED0A5F">
        <w:rPr>
          <w:rFonts w:ascii="Times New Roman" w:hAnsi="Times New Roman" w:cs="Times New Roman"/>
          <w:color w:val="000000" w:themeColor="text1"/>
        </w:rPr>
        <w:t>модель</w:t>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_Ref221741079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5</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w:t>
      </w:r>
      <w:r w:rsidR="00BA5B19" w:rsidRPr="00ED0A5F">
        <w:rPr>
          <w:rFonts w:ascii="Times New Roman" w:hAnsi="Times New Roman" w:cs="Times New Roman"/>
          <w:color w:val="000000" w:themeColor="text1"/>
        </w:rPr>
        <w:t xml:space="preserve"> </w:t>
      </w:r>
      <w:r w:rsidR="00933635" w:rsidRPr="00ED0A5F">
        <w:rPr>
          <w:rFonts w:ascii="Times New Roman" w:hAnsi="Times New Roman" w:cs="Times New Roman"/>
          <w:color w:val="000000" w:themeColor="text1"/>
        </w:rPr>
        <w:t xml:space="preserve">(Рис. </w:t>
      </w:r>
      <w:r w:rsidR="00A21A0C" w:rsidRPr="00ED0A5F">
        <w:rPr>
          <w:rFonts w:ascii="Times New Roman" w:hAnsi="Times New Roman" w:cs="Times New Roman"/>
          <w:color w:val="000000" w:themeColor="text1"/>
        </w:rPr>
        <w:t>5</w:t>
      </w:r>
      <w:r w:rsidR="00933635" w:rsidRPr="00ED0A5F">
        <w:rPr>
          <w:rFonts w:ascii="Times New Roman" w:hAnsi="Times New Roman" w:cs="Times New Roman"/>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979"/>
      </w:tblGrid>
      <w:tr w:rsidR="00ED0A5F" w:rsidRPr="00ED0A5F" w14:paraId="0B757E70" w14:textId="77777777" w:rsidTr="00C164E0">
        <w:tc>
          <w:tcPr>
            <w:tcW w:w="7366" w:type="dxa"/>
          </w:tcPr>
          <w:p w14:paraId="7C64EB13" w14:textId="77777777" w:rsidR="00F21399" w:rsidRPr="00C164E0" w:rsidRDefault="00F21399" w:rsidP="00AC1451">
            <w:pPr>
              <w:rPr>
                <w:rFonts w:ascii="Times New Roman" w:hAnsi="Times New Roman" w:cs="Times New Roman"/>
                <w:iCs/>
                <w:color w:val="000000" w:themeColor="text1"/>
              </w:rPr>
            </w:pPr>
            <m:oMathPara>
              <m:oMath>
                <m:r>
                  <w:rPr>
                    <w:rFonts w:ascii="Cambria Math" w:hAnsi="Cambria Math" w:cs="Times New Roman"/>
                    <w:color w:val="000000" w:themeColor="text1"/>
                    <w:lang w:val="en-US"/>
                  </w:rPr>
                  <m:t>dT</m:t>
                </m:r>
                <m:r>
                  <m:rPr>
                    <m:lit/>
                  </m:rPr>
                  <w:rPr>
                    <w:rFonts w:ascii="Cambria Math" w:hAnsi="Cambria Math" w:cs="Times New Roman"/>
                    <w:color w:val="000000" w:themeColor="text1"/>
                  </w:rPr>
                  <m:t>/</m:t>
                </m:r>
                <m:r>
                  <w:rPr>
                    <w:rFonts w:ascii="Cambria Math" w:hAnsi="Cambria Math" w:cs="Times New Roman"/>
                    <w:color w:val="000000" w:themeColor="text1"/>
                    <w:lang w:val="en-US"/>
                  </w:rPr>
                  <m:t>dt</m:t>
                </m:r>
                <m:r>
                  <w:rPr>
                    <w:rFonts w:ascii="Cambria Math" w:hAnsi="Cambria Math" w:cs="Times New Roman"/>
                    <w:color w:val="000000" w:themeColor="text1"/>
                  </w:rPr>
                  <m:t> = </m:t>
                </m:r>
                <m:r>
                  <w:rPr>
                    <w:rFonts w:ascii="Cambria Math" w:hAnsi="Cambria Math" w:cs="Times New Roman"/>
                    <w:color w:val="000000" w:themeColor="text1"/>
                    <w:lang w:val="en-US"/>
                  </w:rPr>
                  <m:t>b</m:t>
                </m:r>
                <m:r>
                  <w:rPr>
                    <w:rFonts w:ascii="Cambria Math" w:hAnsi="Cambria Math" w:cs="Times New Roman"/>
                    <w:color w:val="000000" w:themeColor="text1"/>
                  </w:rPr>
                  <m:t> - </m:t>
                </m:r>
                <m:r>
                  <w:rPr>
                    <w:rFonts w:ascii="Cambria Math" w:hAnsi="Cambria Math" w:cs="Times New Roman"/>
                    <w:color w:val="000000" w:themeColor="text1"/>
                    <w:lang w:val="en-US"/>
                  </w:rPr>
                  <m:t>pIT</m:t>
                </m:r>
                <m:r>
                  <w:rPr>
                    <w:rFonts w:ascii="Cambria Math" w:hAnsi="Cambria Math" w:cs="Times New Roman"/>
                    <w:color w:val="000000" w:themeColor="text1"/>
                  </w:rPr>
                  <m:t> - 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T</m:t>
                    </m:r>
                  </m:sub>
                </m:sSub>
                <m:r>
                  <w:rPr>
                    <w:rFonts w:ascii="Cambria Math" w:hAnsi="Cambria Math" w:cs="Times New Roman"/>
                    <w:color w:val="000000" w:themeColor="text1"/>
                  </w:rPr>
                  <m:t> </m:t>
                </m:r>
                <m:r>
                  <w:rPr>
                    <w:rFonts w:ascii="Cambria Math" w:hAnsi="Cambria Math" w:cs="Times New Roman"/>
                    <w:color w:val="000000" w:themeColor="text1"/>
                    <w:lang w:val="en-US"/>
                  </w:rPr>
                  <m:t>T</m:t>
                </m:r>
              </m:oMath>
            </m:oMathPara>
          </w:p>
          <w:p w14:paraId="756479F8" w14:textId="2C58D1C5" w:rsidR="00C164E0" w:rsidRPr="00C164E0" w:rsidRDefault="00C164E0" w:rsidP="00AC1451">
            <w:pPr>
              <w:rPr>
                <w:rFonts w:ascii="Times New Roman" w:hAnsi="Times New Roman" w:cs="Times New Roman"/>
                <w:color w:val="000000" w:themeColor="text1"/>
              </w:rPr>
            </w:pPr>
          </w:p>
        </w:tc>
        <w:tc>
          <w:tcPr>
            <w:tcW w:w="1979" w:type="dxa"/>
          </w:tcPr>
          <w:p w14:paraId="2AA80932"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(1)</w:t>
            </w:r>
          </w:p>
        </w:tc>
      </w:tr>
      <w:tr w:rsidR="00ED0A5F" w:rsidRPr="00ED0A5F" w14:paraId="245541E5" w14:textId="77777777" w:rsidTr="00C164E0">
        <w:tc>
          <w:tcPr>
            <w:tcW w:w="7366" w:type="dxa"/>
          </w:tcPr>
          <w:p w14:paraId="6EE31E72" w14:textId="13FACEF1" w:rsidR="00F21399" w:rsidRPr="00ED0A5F" w:rsidRDefault="006F5DE5"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dI</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d>
                  <m:dPr>
                    <m:begChr m:val="["/>
                    <m:endChr m:val="]"/>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1-</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E</m:t>
                        </m:r>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pIT-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I</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1+E</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0</m:t>
                        </m:r>
                      </m:sub>
                    </m:sSub>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I+r</m:t>
                </m:r>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E</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L</m:t>
                </m:r>
              </m:oMath>
            </m:oMathPara>
          </w:p>
          <w:p w14:paraId="09EB221F" w14:textId="77777777" w:rsidR="00F21399" w:rsidRPr="00ED0A5F" w:rsidRDefault="00F21399" w:rsidP="00AC1451">
            <w:pPr>
              <w:rPr>
                <w:rFonts w:ascii="Times New Roman" w:hAnsi="Times New Roman" w:cs="Times New Roman"/>
                <w:i/>
                <w:color w:val="000000" w:themeColor="text1"/>
              </w:rPr>
            </w:pPr>
          </w:p>
          <w:p w14:paraId="358035CD" w14:textId="538E795B" w:rsidR="00F21399" w:rsidRPr="00ED0A5F" w:rsidRDefault="00F21399" w:rsidP="00AC1451">
            <w:pPr>
              <w:rPr>
                <w:rFonts w:ascii="Times New Roman" w:hAnsi="Times New Roman" w:cs="Times New Roman"/>
                <w:i/>
                <w:color w:val="000000" w:themeColor="text1"/>
              </w:rPr>
            </w:pPr>
          </w:p>
        </w:tc>
        <w:tc>
          <w:tcPr>
            <w:tcW w:w="1979" w:type="dxa"/>
          </w:tcPr>
          <w:p w14:paraId="129CCC46"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(2)</w:t>
            </w:r>
          </w:p>
        </w:tc>
      </w:tr>
      <w:tr w:rsidR="00ED0A5F" w:rsidRPr="00ED0A5F" w14:paraId="0E52EE7A" w14:textId="77777777" w:rsidTr="00C164E0">
        <w:tc>
          <w:tcPr>
            <w:tcW w:w="7366" w:type="dxa"/>
          </w:tcPr>
          <w:p w14:paraId="5CD8C005" w14:textId="065B870D" w:rsidR="00F21399" w:rsidRPr="00ED0A5F" w:rsidRDefault="006F5DE5"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dL</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pIT-r</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L</m:t>
                </m:r>
              </m:oMath>
            </m:oMathPara>
          </w:p>
          <w:p w14:paraId="39033AAE" w14:textId="77777777" w:rsidR="00F21399" w:rsidRPr="00ED0A5F" w:rsidRDefault="00F21399" w:rsidP="00AC1451">
            <w:pPr>
              <w:rPr>
                <w:rFonts w:ascii="Times New Roman" w:hAnsi="Times New Roman" w:cs="Times New Roman"/>
                <w:i/>
                <w:color w:val="000000" w:themeColor="text1"/>
              </w:rPr>
            </w:pPr>
          </w:p>
          <w:p w14:paraId="75CDA4F6" w14:textId="15C463F5" w:rsidR="00F21399" w:rsidRPr="00ED0A5F" w:rsidRDefault="00F21399" w:rsidP="00AC1451">
            <w:pPr>
              <w:rPr>
                <w:rFonts w:ascii="Times New Roman" w:hAnsi="Times New Roman" w:cs="Times New Roman"/>
                <w:i/>
                <w:color w:val="000000" w:themeColor="text1"/>
              </w:rPr>
            </w:pPr>
          </w:p>
        </w:tc>
        <w:tc>
          <w:tcPr>
            <w:tcW w:w="1979" w:type="dxa"/>
          </w:tcPr>
          <w:p w14:paraId="6D3E691A"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(3)</w:t>
            </w:r>
          </w:p>
        </w:tc>
      </w:tr>
      <w:tr w:rsidR="00ED0A5F" w:rsidRPr="00ED0A5F" w14:paraId="2320BE7F" w14:textId="77777777" w:rsidTr="00C164E0">
        <w:tc>
          <w:tcPr>
            <w:tcW w:w="7366" w:type="dxa"/>
          </w:tcPr>
          <w:p w14:paraId="6601D070"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dH</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H</m:t>
                    </m:r>
                  </m:sub>
                </m:sSub>
                <m:r>
                  <w:rPr>
                    <w:rFonts w:ascii="Cambria Math" w:hAnsi="Cambria Math" w:cs="Times New Roman"/>
                    <w:color w:val="000000" w:themeColor="text1"/>
                  </w:rPr>
                  <m:t>α</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I</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H</m:t>
                    </m:r>
                  </m:e>
                </m:d>
                <m:r>
                  <w:rPr>
                    <w:rFonts w:ascii="Cambria Math" w:hAnsi="Cambria Math" w:cs="Times New Roman"/>
                    <w:color w:val="000000" w:themeColor="text1"/>
                  </w:rPr>
                  <m:t>β</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H</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H</m:t>
                        </m:r>
                      </m:e>
                      <m:sub>
                        <m:r>
                          <w:rPr>
                            <w:rFonts w:ascii="Cambria Math" w:hAnsi="Cambria Math" w:cs="Times New Roman"/>
                            <w:color w:val="000000" w:themeColor="text1"/>
                            <w:lang w:val="en-US"/>
                          </w:rPr>
                          <m:t>m</m:t>
                        </m:r>
                      </m:sub>
                    </m:sSub>
                  </m:e>
                </m:d>
                <m:r>
                  <w:rPr>
                    <w:rFonts w:ascii="Cambria Math" w:hAnsi="Cambria Math" w:cs="Times New Roman"/>
                    <w:color w:val="000000" w:themeColor="text1"/>
                    <w:lang w:val="en-US"/>
                  </w:rPr>
                  <m:t>-pwIH-</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lang w:val="en-US"/>
                  </w:rPr>
                  <m:t>H</m:t>
                </m:r>
              </m:oMath>
            </m:oMathPara>
          </w:p>
          <w:p w14:paraId="7A29687C" w14:textId="77777777" w:rsidR="00F21399" w:rsidRPr="00ED0A5F" w:rsidRDefault="00F21399" w:rsidP="00AC1451">
            <w:pPr>
              <w:rPr>
                <w:rFonts w:ascii="Times New Roman" w:hAnsi="Times New Roman" w:cs="Times New Roman"/>
                <w:i/>
                <w:color w:val="000000" w:themeColor="text1"/>
              </w:rPr>
            </w:pPr>
          </w:p>
          <w:p w14:paraId="1E9384AE" w14:textId="19CF1E48" w:rsidR="00F21399" w:rsidRPr="00ED0A5F" w:rsidRDefault="00F21399" w:rsidP="00AC1451">
            <w:pPr>
              <w:rPr>
                <w:rFonts w:ascii="Times New Roman" w:hAnsi="Times New Roman" w:cs="Times New Roman"/>
                <w:i/>
                <w:color w:val="000000" w:themeColor="text1"/>
              </w:rPr>
            </w:pPr>
          </w:p>
        </w:tc>
        <w:tc>
          <w:tcPr>
            <w:tcW w:w="1979" w:type="dxa"/>
          </w:tcPr>
          <w:p w14:paraId="1C55D032"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(4)</w:t>
            </w:r>
          </w:p>
        </w:tc>
      </w:tr>
      <w:tr w:rsidR="00ED0A5F" w:rsidRPr="00ED0A5F" w14:paraId="5CBFFB49" w14:textId="77777777" w:rsidTr="00C164E0">
        <w:tc>
          <w:tcPr>
            <w:tcW w:w="7366" w:type="dxa"/>
          </w:tcPr>
          <w:p w14:paraId="3CA4302C"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dE</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E</m:t>
                    </m:r>
                  </m:sub>
                </m:sSub>
                <m:r>
                  <w:rPr>
                    <w:rFonts w:ascii="Cambria Math" w:hAnsi="Cambria Math" w:cs="Times New Roman"/>
                    <w:color w:val="000000" w:themeColor="text1"/>
                  </w:rPr>
                  <m:t>α</m:t>
                </m:r>
                <m:d>
                  <m:dPr>
                    <m:begChr m:val="["/>
                    <m:endChr m:val="]"/>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I</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E+H</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H</m:t>
                        </m:r>
                      </m:e>
                      <m:sub>
                        <m:r>
                          <w:rPr>
                            <w:rFonts w:ascii="Cambria Math" w:hAnsi="Cambria Math" w:cs="Times New Roman"/>
                            <w:color w:val="000000" w:themeColor="text1"/>
                            <w:lang w:val="en-US"/>
                          </w:rPr>
                          <m:t>0</m:t>
                        </m:r>
                      </m:sub>
                    </m:sSub>
                    <m:r>
                      <w:rPr>
                        <w:rFonts w:ascii="Cambria Math" w:hAnsi="Cambria Math" w:cs="Times New Roman"/>
                        <w:color w:val="000000" w:themeColor="text1"/>
                      </w:rPr>
                      <m:t>α</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I</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H</m:t>
                        </m:r>
                      </m:e>
                    </m:d>
                  </m:e>
                </m:d>
                <m:r>
                  <w:rPr>
                    <w:rFonts w:ascii="Cambria Math" w:hAnsi="Cambria Math" w:cs="Times New Roman"/>
                    <w:color w:val="000000" w:themeColor="text1"/>
                  </w:rPr>
                  <m:t>β</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m</m:t>
                        </m:r>
                      </m:sub>
                    </m:sSub>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E</m:t>
                    </m:r>
                  </m:sub>
                </m:sSub>
                <m:r>
                  <w:rPr>
                    <w:rFonts w:ascii="Cambria Math" w:hAnsi="Cambria Math" w:cs="Times New Roman"/>
                    <w:color w:val="000000" w:themeColor="text1"/>
                    <w:lang w:val="en-US"/>
                  </w:rPr>
                  <m:t>E</m:t>
                </m:r>
              </m:oMath>
            </m:oMathPara>
          </w:p>
          <w:p w14:paraId="037CFAC0" w14:textId="77777777" w:rsidR="00F21399" w:rsidRPr="00ED0A5F" w:rsidRDefault="00F21399" w:rsidP="00AC1451">
            <w:pPr>
              <w:rPr>
                <w:rFonts w:ascii="Times New Roman" w:hAnsi="Times New Roman" w:cs="Times New Roman"/>
                <w:i/>
                <w:color w:val="000000" w:themeColor="text1"/>
              </w:rPr>
            </w:pPr>
          </w:p>
          <w:p w14:paraId="3A38C7AF" w14:textId="54C371E1" w:rsidR="00F21399" w:rsidRPr="00ED0A5F" w:rsidRDefault="00F21399" w:rsidP="00AC1451">
            <w:pPr>
              <w:rPr>
                <w:rFonts w:ascii="Times New Roman" w:hAnsi="Times New Roman" w:cs="Times New Roman"/>
                <w:i/>
                <w:color w:val="000000" w:themeColor="text1"/>
              </w:rPr>
            </w:pPr>
          </w:p>
        </w:tc>
        <w:tc>
          <w:tcPr>
            <w:tcW w:w="1979" w:type="dxa"/>
          </w:tcPr>
          <w:p w14:paraId="2F514B3C"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(5)</w:t>
            </w:r>
          </w:p>
        </w:tc>
      </w:tr>
      <w:tr w:rsidR="00ED0A5F" w:rsidRPr="00ED0A5F" w14:paraId="5027AAC6" w14:textId="77777777" w:rsidTr="00C164E0">
        <w:tc>
          <w:tcPr>
            <w:tcW w:w="7366" w:type="dxa"/>
          </w:tcPr>
          <w:p w14:paraId="1D97FF31" w14:textId="6E8E2608" w:rsidR="00F21399" w:rsidRPr="00ED0A5F" w:rsidRDefault="006F5DE5"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r</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0</m:t>
                    </m:r>
                  </m:sub>
                </m:sSub>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m</m:t>
                    </m:r>
                  </m:sub>
                </m:sSub>
                <m:r>
                  <w:rPr>
                    <w:rFonts w:ascii="Cambria Math" w:hAnsi="Cambria Math" w:cs="Times New Roman"/>
                    <w:color w:val="000000" w:themeColor="text1"/>
                    <w:lang w:val="en-US"/>
                  </w:rPr>
                  <m:t>ax·E</m:t>
                </m:r>
                <m:r>
                  <m:rPr>
                    <m:lit/>
                  </m:rP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L</m:t>
                    </m:r>
                  </m:e>
                </m:d>
              </m:oMath>
            </m:oMathPara>
          </w:p>
          <w:p w14:paraId="2458B4E4" w14:textId="77777777" w:rsidR="00F21399" w:rsidRPr="00ED0A5F" w:rsidRDefault="00F21399" w:rsidP="00AC1451">
            <w:pPr>
              <w:rPr>
                <w:rFonts w:ascii="Times New Roman" w:hAnsi="Times New Roman" w:cs="Times New Roman"/>
                <w:i/>
                <w:color w:val="000000" w:themeColor="text1"/>
              </w:rPr>
            </w:pPr>
          </w:p>
          <w:p w14:paraId="4C180C17" w14:textId="624747F3" w:rsidR="00F21399" w:rsidRPr="00ED0A5F" w:rsidRDefault="00F21399" w:rsidP="00AC1451">
            <w:pPr>
              <w:rPr>
                <w:rFonts w:ascii="Times New Roman" w:hAnsi="Times New Roman" w:cs="Times New Roman"/>
                <w:i/>
                <w:color w:val="000000" w:themeColor="text1"/>
              </w:rPr>
            </w:pPr>
          </w:p>
        </w:tc>
        <w:tc>
          <w:tcPr>
            <w:tcW w:w="1979" w:type="dxa"/>
          </w:tcPr>
          <w:p w14:paraId="5194AFC3"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(6)</w:t>
            </w:r>
          </w:p>
        </w:tc>
      </w:tr>
      <w:tr w:rsidR="00ED0A5F" w:rsidRPr="00ED0A5F" w14:paraId="7712B5C9" w14:textId="77777777" w:rsidTr="00C164E0">
        <w:tc>
          <w:tcPr>
            <w:tcW w:w="7366" w:type="dxa"/>
          </w:tcPr>
          <w:p w14:paraId="7E6AEE0E" w14:textId="77777777" w:rsidR="00F21399" w:rsidRPr="00ED0A5F" w:rsidRDefault="00000000" w:rsidP="00AC1451">
            <w:pPr>
              <w:rPr>
                <w:rFonts w:ascii="Times New Roman" w:hAnsi="Times New Roman" w:cs="Times New Roman"/>
                <w:i/>
                <w:color w:val="000000" w:themeColor="text1"/>
              </w:rPr>
            </w:pPr>
            <m:oMathPara>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r>
                  <w:rPr>
                    <w:rFonts w:ascii="Cambria Math" w:hAnsi="Cambria Math" w:cs="Times New Roman"/>
                    <w:color w:val="000000" w:themeColor="text1"/>
                    <w:lang w:val="en-US"/>
                  </w:rPr>
                  <m:t>0·</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L</m:t>
                </m:r>
                <m:r>
                  <m:rPr>
                    <m:lit/>
                  </m:rP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L</m:t>
                    </m:r>
                  </m:e>
                </m:d>
              </m:oMath>
            </m:oMathPara>
          </w:p>
          <w:p w14:paraId="74AF87B6" w14:textId="77777777" w:rsidR="00F21399" w:rsidRPr="00ED0A5F" w:rsidRDefault="00F21399" w:rsidP="00AC1451">
            <w:pPr>
              <w:rPr>
                <w:rFonts w:ascii="Times New Roman" w:hAnsi="Times New Roman" w:cs="Times New Roman"/>
                <w:i/>
                <w:color w:val="000000" w:themeColor="text1"/>
              </w:rPr>
            </w:pPr>
          </w:p>
          <w:p w14:paraId="1CCF4D17" w14:textId="2D5AC5BF" w:rsidR="00F21399" w:rsidRPr="00ED0A5F" w:rsidRDefault="00F21399" w:rsidP="00AC1451">
            <w:pPr>
              <w:rPr>
                <w:rFonts w:ascii="Times New Roman" w:hAnsi="Times New Roman" w:cs="Times New Roman"/>
                <w:i/>
                <w:color w:val="000000" w:themeColor="text1"/>
              </w:rPr>
            </w:pPr>
          </w:p>
        </w:tc>
        <w:tc>
          <w:tcPr>
            <w:tcW w:w="1979" w:type="dxa"/>
          </w:tcPr>
          <w:p w14:paraId="57CD390E"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(7)</w:t>
            </w:r>
          </w:p>
        </w:tc>
      </w:tr>
      <w:tr w:rsidR="00ED0A5F" w:rsidRPr="00ED0A5F" w14:paraId="233B809D" w14:textId="77777777" w:rsidTr="00C164E0">
        <w:tc>
          <w:tcPr>
            <w:tcW w:w="7366" w:type="dxa"/>
          </w:tcPr>
          <w:p w14:paraId="60FDB650"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rPr>
                  <m:t>α</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x</m:t>
                    </m:r>
                  </m:e>
                </m:d>
                <m:r>
                  <w:rPr>
                    <w:rFonts w:ascii="Cambria Math" w:hAnsi="Cambria Math" w:cs="Times New Roman"/>
                    <w:color w:val="000000" w:themeColor="text1"/>
                    <w:lang w:val="en-US"/>
                  </w:rPr>
                  <m:t>≡1-</m:t>
                </m:r>
                <m:sSup>
                  <m:sSupPr>
                    <m:ctrlPr>
                      <w:rPr>
                        <w:rFonts w:ascii="Cambria Math" w:hAnsi="Cambria Math" w:cs="Times New Roman"/>
                        <w:i/>
                        <w:color w:val="000000" w:themeColor="text1"/>
                        <w:lang w:val="en-US"/>
                      </w:rPr>
                    </m:ctrlPr>
                  </m:sSupPr>
                  <m:e>
                    <m:r>
                      <w:rPr>
                        <w:rFonts w:ascii="Cambria Math" w:hAnsi="Cambria Math" w:cs="Times New Roman"/>
                        <w:color w:val="000000" w:themeColor="text1"/>
                        <w:lang w:val="en-US"/>
                      </w:rPr>
                      <m:t>e</m:t>
                    </m:r>
                  </m:e>
                  <m:sup>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-x</m:t>
                        </m:r>
                      </m:e>
                    </m:d>
                  </m:sup>
                </m:sSup>
              </m:oMath>
            </m:oMathPara>
          </w:p>
          <w:p w14:paraId="23D4C8D9" w14:textId="475D99FD" w:rsidR="00F21399" w:rsidRPr="00ED0A5F" w:rsidRDefault="00F21399" w:rsidP="00AC1451">
            <w:pPr>
              <w:rPr>
                <w:rFonts w:ascii="Times New Roman" w:hAnsi="Times New Roman" w:cs="Times New Roman"/>
                <w:i/>
                <w:color w:val="000000" w:themeColor="text1"/>
              </w:rPr>
            </w:pPr>
          </w:p>
        </w:tc>
        <w:tc>
          <w:tcPr>
            <w:tcW w:w="1979" w:type="dxa"/>
          </w:tcPr>
          <w:p w14:paraId="3529E4CE"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(8)</w:t>
            </w:r>
          </w:p>
        </w:tc>
      </w:tr>
      <w:tr w:rsidR="00ED0A5F" w:rsidRPr="00ED0A5F" w14:paraId="07D6B256" w14:textId="77777777" w:rsidTr="00C164E0">
        <w:tc>
          <w:tcPr>
            <w:tcW w:w="7366" w:type="dxa"/>
          </w:tcPr>
          <w:p w14:paraId="22932D2E"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rPr>
                  <m:t>β</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y</m:t>
                    </m:r>
                  </m:e>
                </m:d>
                <m:r>
                  <w:rPr>
                    <w:rFonts w:ascii="Cambria Math" w:hAnsi="Cambria Math" w:cs="Times New Roman"/>
                    <w:color w:val="000000" w:themeColor="text1"/>
                    <w:lang w:val="en-US"/>
                  </w:rPr>
                  <m:t>≡</m:t>
                </m:r>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1-y</m:t>
                        </m:r>
                      </m:e>
                    </m:d>
                  </m:e>
                  <m:sup>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3</m:t>
                        </m:r>
                      </m:e>
                    </m:d>
                  </m:sup>
                </m:sSup>
              </m:oMath>
            </m:oMathPara>
          </w:p>
          <w:p w14:paraId="3CC1CF57" w14:textId="790B7F22" w:rsidR="00F21399" w:rsidRPr="00ED0A5F" w:rsidRDefault="00F21399" w:rsidP="00AC1451">
            <w:pPr>
              <w:rPr>
                <w:rFonts w:ascii="Times New Roman" w:hAnsi="Times New Roman" w:cs="Times New Roman"/>
                <w:i/>
                <w:color w:val="000000" w:themeColor="text1"/>
              </w:rPr>
            </w:pPr>
          </w:p>
        </w:tc>
        <w:tc>
          <w:tcPr>
            <w:tcW w:w="1979" w:type="dxa"/>
          </w:tcPr>
          <w:p w14:paraId="723C214E"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(9)</w:t>
            </w:r>
          </w:p>
        </w:tc>
      </w:tr>
      <w:tr w:rsidR="00ED0A5F" w:rsidRPr="00ED0A5F" w14:paraId="770AE629" w14:textId="77777777" w:rsidTr="00C164E0">
        <w:tc>
          <w:tcPr>
            <w:tcW w:w="7366" w:type="dxa"/>
          </w:tcPr>
          <w:p w14:paraId="3E6DB445" w14:textId="29803480"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 xml:space="preserve">p=0 </m:t>
                </m:r>
                <m:r>
                  <w:rPr>
                    <w:rFonts w:ascii="Cambria Math" w:hAnsi="Cambria Math" w:cs="Times New Roman"/>
                    <w:color w:val="000000" w:themeColor="text1"/>
                  </w:rPr>
                  <m:t xml:space="preserve">при </m:t>
                </m:r>
                <m:r>
                  <w:rPr>
                    <w:rFonts w:ascii="Cambria Math" w:hAnsi="Cambria Math" w:cs="Times New Roman"/>
                    <w:color w:val="000000" w:themeColor="text1"/>
                    <w:lang w:val="en-US"/>
                  </w:rPr>
                  <m:t>I&lt;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n</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2</m:t>
                </m:r>
              </m:oMath>
            </m:oMathPara>
          </w:p>
          <w:p w14:paraId="7C3222DD" w14:textId="77777777" w:rsidR="00F21399" w:rsidRPr="00ED0A5F" w:rsidRDefault="00F21399" w:rsidP="00AC1451">
            <w:pPr>
              <w:rPr>
                <w:rFonts w:ascii="Times New Roman" w:hAnsi="Times New Roman" w:cs="Times New Roman"/>
                <w:i/>
                <w:color w:val="000000" w:themeColor="text1"/>
              </w:rPr>
            </w:pPr>
          </w:p>
          <w:p w14:paraId="5284509A" w14:textId="37A6F959" w:rsidR="00F21399" w:rsidRPr="00ED0A5F" w:rsidRDefault="00F21399" w:rsidP="00AC1451">
            <w:pPr>
              <w:rPr>
                <w:rFonts w:ascii="Times New Roman" w:hAnsi="Times New Roman" w:cs="Times New Roman"/>
                <w:i/>
                <w:color w:val="000000" w:themeColor="text1"/>
              </w:rPr>
            </w:pPr>
          </w:p>
        </w:tc>
        <w:tc>
          <w:tcPr>
            <w:tcW w:w="1979" w:type="dxa"/>
          </w:tcPr>
          <w:p w14:paraId="39150919"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(10)</w:t>
            </w:r>
          </w:p>
        </w:tc>
      </w:tr>
    </w:tbl>
    <w:p w14:paraId="7CDC1E7E" w14:textId="6808B7BB"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Математическая модель представляет собой систему ОДУ, описывающий динамику клеток во время ВИЧ инфекции</w:t>
      </w:r>
      <w:r w:rsidR="00933635" w:rsidRPr="00ED0A5F">
        <w:rPr>
          <w:rFonts w:ascii="Times New Roman" w:hAnsi="Times New Roman" w:cs="Times New Roman"/>
          <w:iCs/>
          <w:color w:val="000000" w:themeColor="text1"/>
        </w:rPr>
        <w:t>, г</w:t>
      </w:r>
      <w:r w:rsidRPr="00ED0A5F">
        <w:rPr>
          <w:rFonts w:ascii="Times New Roman" w:hAnsi="Times New Roman" w:cs="Times New Roman"/>
          <w:iCs/>
          <w:color w:val="000000" w:themeColor="text1"/>
        </w:rPr>
        <w:t>де:</w:t>
      </w:r>
    </w:p>
    <w:p w14:paraId="76B6B9CC" w14:textId="4652E754"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T(t) — незаражённые CD4⁺ Т-лимфоциты-мишени</w:t>
      </w:r>
      <w:r w:rsidR="00933635" w:rsidRPr="00ED0A5F">
        <w:rPr>
          <w:rFonts w:ascii="Times New Roman" w:hAnsi="Times New Roman" w:cs="Times New Roman"/>
          <w:iCs/>
          <w:color w:val="000000" w:themeColor="text1"/>
        </w:rPr>
        <w:t xml:space="preserve"> неспецифичные против ВИЧ</w:t>
      </w:r>
      <w:r w:rsidRPr="00ED0A5F">
        <w:rPr>
          <w:rFonts w:ascii="Times New Roman" w:hAnsi="Times New Roman" w:cs="Times New Roman"/>
          <w:iCs/>
          <w:color w:val="000000" w:themeColor="text1"/>
        </w:rPr>
        <w:t>.</w:t>
      </w:r>
    </w:p>
    <w:p w14:paraId="1257D466" w14:textId="651E2782"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I(t) — активированные инфицированные CD4⁺ Т-клетки.</w:t>
      </w:r>
    </w:p>
    <w:p w14:paraId="08523A61" w14:textId="50DE9B0A"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L(t) — латентно инфицированные CD4⁺ Т-клетки (резервуар вируса).</w:t>
      </w:r>
    </w:p>
    <w:p w14:paraId="050B54FD" w14:textId="12DC4D08"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H(t) — неинфицированные CD4⁺ Т-хелперы</w:t>
      </w:r>
      <w:r w:rsidR="00933635" w:rsidRPr="00ED0A5F">
        <w:rPr>
          <w:rFonts w:ascii="Times New Roman" w:hAnsi="Times New Roman" w:cs="Times New Roman"/>
          <w:iCs/>
          <w:color w:val="000000" w:themeColor="text1"/>
        </w:rPr>
        <w:t xml:space="preserve"> специфичные против ВИЧ</w:t>
      </w:r>
      <w:r w:rsidRPr="00ED0A5F">
        <w:rPr>
          <w:rFonts w:ascii="Times New Roman" w:hAnsi="Times New Roman" w:cs="Times New Roman"/>
          <w:iCs/>
          <w:color w:val="000000" w:themeColor="text1"/>
        </w:rPr>
        <w:t>.</w:t>
      </w:r>
    </w:p>
    <w:p w14:paraId="5BB61BE8" w14:textId="0DC78FDD"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E(t) — эффекторные CD8⁺ Т-клетки (цитотоксические лимфоциты).</w:t>
      </w:r>
    </w:p>
    <w:p w14:paraId="2050906B" w14:textId="5901C6BF"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1</w:t>
      </w:r>
      <w:r w:rsidR="002D1509" w:rsidRPr="00ED0A5F">
        <w:rPr>
          <w:rFonts w:ascii="Times New Roman" w:hAnsi="Times New Roman" w:cs="Times New Roman"/>
          <w:iCs/>
          <w:color w:val="000000" w:themeColor="text1"/>
        </w:rPr>
        <w:t>: Популяция здоровых CD4⁺ T-лимфоцитов пополняется с постоянной скоростью и сокращается в результате инфицирования вирусом ВИЧ.</w:t>
      </w:r>
    </w:p>
    <w:p w14:paraId="14460D34"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2. Динамика активно инфицированных клеток (I):</w:t>
      </w:r>
    </w:p>
    <w:p w14:paraId="5E754347"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Численность продуктивно инфицированных клеток увеличивается за счёт новых случаев инфицирования и реактивации латентного резервуара, а уменьшается в результате гибели, </w:t>
      </w:r>
      <w:r w:rsidRPr="00ED0A5F">
        <w:rPr>
          <w:rFonts w:ascii="Times New Roman" w:hAnsi="Times New Roman" w:cs="Times New Roman"/>
          <w:iCs/>
          <w:color w:val="000000" w:themeColor="text1"/>
        </w:rPr>
        <w:lastRenderedPageBreak/>
        <w:t>вызванной как вирусной цитопатогенностью (со скоростью dᵢ), так и уничтожением цитотоксическими CD8⁺ T-лимфоцитами (E(t)).</w:t>
      </w:r>
    </w:p>
    <w:p w14:paraId="53A2EE42"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3. Динамика латентно инфицированных клеток (L):</w:t>
      </w:r>
    </w:p>
    <w:p w14:paraId="589890AD" w14:textId="4AC72B35"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Формирование латентного резервуара происходит при инфицировании клеток-мишеней с вероятностью pL(E), зависящей от уровня иммунной активации. Реактивация латентных клеток в продуктивное состояние происходит с вероятностью r(E), также регулируемой активностью эффекторных клеток. Считается, что интенсивность обоих процессов модулируется цитокинами (такими как TNF-α и IL-2), которые секретируются CD8⁺ T-клетками. Доля латентных клеток, не способных к реактивации (играющая роль при длительной терапии), в данной модели не рассматривается, поскольку фокус сделан на механизмах естественного иммунного контроля.</w:t>
      </w:r>
    </w:p>
    <w:p w14:paraId="6FF3181C"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4. Динамика CD4⁺ T-хелперов (H):</w:t>
      </w:r>
    </w:p>
    <w:p w14:paraId="5BF0CD27" w14:textId="6C469725"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Популяция ВИЧ-специфичных хелперных клеток пролиферирует в ответ на антигенную стимуляцию (максимальная скорость c), причём рост ограничен ёмкостью ткани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m</m:t>
            </m:r>
          </m:sub>
        </m:sSub>
      </m:oMath>
      <w:r w:rsidRPr="00ED0A5F">
        <w:rPr>
          <w:rFonts w:ascii="Times New Roman" w:hAnsi="Times New Roman" w:cs="Times New Roman"/>
          <w:iCs/>
          <w:color w:val="000000" w:themeColor="text1"/>
        </w:rPr>
        <w:t xml:space="preserve">). В отсутствие активации клетки элиминируются со скоростью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oMath>
      <w:r w:rsidRPr="00ED0A5F">
        <w:rPr>
          <w:rFonts w:ascii="Times New Roman" w:hAnsi="Times New Roman" w:cs="Times New Roman"/>
          <w:iCs/>
          <w:color w:val="000000" w:themeColor="text1"/>
        </w:rPr>
        <w:t>. Поскольку хелперные клетки находятся в активированном состоянии, они более восприимчивы к инфицированию ВИЧ (коэффициент w отражает повышенную инфективность для активированных клеток, связанную с высокой доступностью нуклеотидов в S-фазе клеточного цикла).</w:t>
      </w:r>
    </w:p>
    <w:p w14:paraId="3FFB290F"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5. Динамика эффекторных CD8⁺ T-клеток (E):</w:t>
      </w:r>
    </w:p>
    <w:p w14:paraId="6E210A49" w14:textId="55D1630C"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Экспансия ВИЧ-специфичных цитотоксических лимфоцитов может происходить по двум независимым механизмам:</w:t>
      </w:r>
    </w:p>
    <w:p w14:paraId="1D590E68" w14:textId="77777777" w:rsidR="007D4F6D" w:rsidRPr="00ED0A5F" w:rsidRDefault="007D4F6D" w:rsidP="00AB05CE">
      <w:pPr>
        <w:pStyle w:val="ListParagraph"/>
        <w:numPr>
          <w:ilvl w:val="0"/>
          <w:numId w:val="1"/>
        </w:num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прямая активация через TCR при распознавании комплекса MHC-I с вирусным пептидом на инфицированных клетках;</w:t>
      </w:r>
    </w:p>
    <w:p w14:paraId="30887EE5" w14:textId="5191153C" w:rsidR="00733B28" w:rsidRPr="00ED0A5F" w:rsidRDefault="007D4F6D" w:rsidP="00AB05CE">
      <w:pPr>
        <w:pStyle w:val="ListParagraph"/>
        <w:numPr>
          <w:ilvl w:val="0"/>
          <w:numId w:val="1"/>
        </w:num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опосредованная активация через рецептор IL-2, стимулируемый интерлейкином-2, который секретируется CD4⁺ T-хелперами.</w:t>
      </w:r>
    </w:p>
    <w:p w14:paraId="442C65ED" w14:textId="459530ED" w:rsidR="00ED0A5F" w:rsidRPr="00ED0A5F" w:rsidRDefault="00ED0A5F" w:rsidP="00ED0A5F">
      <w:pPr>
        <w:pStyle w:val="Heading2"/>
        <w:rPr>
          <w:rFonts w:eastAsiaTheme="minorEastAsia"/>
          <w:color w:val="000000" w:themeColor="text1"/>
        </w:rPr>
      </w:pPr>
      <w:bookmarkStart w:id="10" w:name="_Toc221915476"/>
      <w:r w:rsidRPr="00ED0A5F">
        <w:rPr>
          <w:color w:val="000000" w:themeColor="text1"/>
        </w:rPr>
        <w:t>2.3. Параметризация модели</w:t>
      </w:r>
      <w:bookmarkEnd w:id="10"/>
    </w:p>
    <w:p w14:paraId="135ACDD1" w14:textId="18EFA4E5" w:rsidR="00BA5B19" w:rsidRPr="00ED0A5F" w:rsidRDefault="00733B2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Параметры модели описаны в Таблице 1</w:t>
      </w:r>
      <w:r w:rsidR="00EA01B3" w:rsidRPr="00EA01B3">
        <w:rPr>
          <w:rFonts w:ascii="Times New Roman" w:hAnsi="Times New Roman" w:cs="Times New Roman"/>
          <w:iCs/>
          <w:color w:val="000000" w:themeColor="text1"/>
        </w:rPr>
        <w:t xml:space="preserve"> [</w:t>
      </w:r>
      <w:r w:rsidR="00EA01B3">
        <w:rPr>
          <w:rFonts w:ascii="Times New Roman" w:hAnsi="Times New Roman" w:cs="Times New Roman"/>
          <w:iCs/>
          <w:color w:val="000000" w:themeColor="text1"/>
          <w:lang w:val="en-US"/>
        </w:rPr>
        <w:fldChar w:fldCharType="begin"/>
      </w:r>
      <w:r w:rsidR="00EA01B3" w:rsidRPr="00EA01B3">
        <w:rPr>
          <w:rFonts w:ascii="Times New Roman" w:hAnsi="Times New Roman" w:cs="Times New Roman"/>
          <w:iCs/>
          <w:color w:val="000000" w:themeColor="text1"/>
        </w:rPr>
        <w:instrText xml:space="preserve"> </w:instrText>
      </w:r>
      <w:r w:rsidR="00EA01B3">
        <w:rPr>
          <w:rFonts w:ascii="Times New Roman" w:hAnsi="Times New Roman" w:cs="Times New Roman"/>
          <w:iCs/>
          <w:color w:val="000000" w:themeColor="text1"/>
          <w:lang w:val="en-US"/>
        </w:rPr>
        <w:instrText>REF</w:instrText>
      </w:r>
      <w:r w:rsidR="00EA01B3" w:rsidRPr="00EA01B3">
        <w:rPr>
          <w:rFonts w:ascii="Times New Roman" w:hAnsi="Times New Roman" w:cs="Times New Roman"/>
          <w:iCs/>
          <w:color w:val="000000" w:themeColor="text1"/>
        </w:rPr>
        <w:instrText xml:space="preserve"> _</w:instrText>
      </w:r>
      <w:r w:rsidR="00EA01B3">
        <w:rPr>
          <w:rFonts w:ascii="Times New Roman" w:hAnsi="Times New Roman" w:cs="Times New Roman"/>
          <w:iCs/>
          <w:color w:val="000000" w:themeColor="text1"/>
          <w:lang w:val="en-US"/>
        </w:rPr>
        <w:instrText>Ref</w:instrText>
      </w:r>
      <w:r w:rsidR="00EA01B3" w:rsidRPr="00EA01B3">
        <w:rPr>
          <w:rFonts w:ascii="Times New Roman" w:hAnsi="Times New Roman" w:cs="Times New Roman"/>
          <w:iCs/>
          <w:color w:val="000000" w:themeColor="text1"/>
        </w:rPr>
        <w:instrText>221741079 \</w:instrText>
      </w:r>
      <w:r w:rsidR="00EA01B3">
        <w:rPr>
          <w:rFonts w:ascii="Times New Roman" w:hAnsi="Times New Roman" w:cs="Times New Roman"/>
          <w:iCs/>
          <w:color w:val="000000" w:themeColor="text1"/>
          <w:lang w:val="en-US"/>
        </w:rPr>
        <w:instrText>r</w:instrText>
      </w:r>
      <w:r w:rsidR="00EA01B3" w:rsidRPr="00EA01B3">
        <w:rPr>
          <w:rFonts w:ascii="Times New Roman" w:hAnsi="Times New Roman" w:cs="Times New Roman"/>
          <w:iCs/>
          <w:color w:val="000000" w:themeColor="text1"/>
        </w:rPr>
        <w:instrText xml:space="preserve"> \</w:instrText>
      </w:r>
      <w:r w:rsidR="00EA01B3">
        <w:rPr>
          <w:rFonts w:ascii="Times New Roman" w:hAnsi="Times New Roman" w:cs="Times New Roman"/>
          <w:iCs/>
          <w:color w:val="000000" w:themeColor="text1"/>
          <w:lang w:val="en-US"/>
        </w:rPr>
        <w:instrText>h</w:instrText>
      </w:r>
      <w:r w:rsidR="00EA01B3" w:rsidRPr="00EA01B3">
        <w:rPr>
          <w:rFonts w:ascii="Times New Roman" w:hAnsi="Times New Roman" w:cs="Times New Roman"/>
          <w:iCs/>
          <w:color w:val="000000" w:themeColor="text1"/>
        </w:rPr>
        <w:instrText xml:space="preserve">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EA01B3">
        <w:rPr>
          <w:rFonts w:ascii="Times New Roman" w:hAnsi="Times New Roman" w:cs="Times New Roman"/>
          <w:iCs/>
          <w:color w:val="000000" w:themeColor="text1"/>
          <w:lang w:val="en-US"/>
        </w:rPr>
      </w:r>
      <w:r w:rsidR="00EA01B3">
        <w:rPr>
          <w:rFonts w:ascii="Times New Roman" w:hAnsi="Times New Roman" w:cs="Times New Roman"/>
          <w:iCs/>
          <w:color w:val="000000" w:themeColor="text1"/>
          <w:lang w:val="en-US"/>
        </w:rPr>
        <w:fldChar w:fldCharType="separate"/>
      </w:r>
      <w:r w:rsidR="00EA01B3" w:rsidRPr="00EA01B3">
        <w:rPr>
          <w:rFonts w:ascii="Times New Roman" w:hAnsi="Times New Roman" w:cs="Times New Roman"/>
          <w:iCs/>
          <w:color w:val="000000" w:themeColor="text1"/>
        </w:rPr>
        <w:t>5</w:t>
      </w:r>
      <w:r w:rsidR="00EA01B3">
        <w:rPr>
          <w:rFonts w:ascii="Times New Roman" w:hAnsi="Times New Roman" w:cs="Times New Roman"/>
          <w:iCs/>
          <w:color w:val="000000" w:themeColor="text1"/>
          <w:lang w:val="en-US"/>
        </w:rPr>
        <w:fldChar w:fldCharType="end"/>
      </w:r>
      <w:r w:rsidR="00EA01B3" w:rsidRPr="00EA01B3">
        <w:rPr>
          <w:rFonts w:ascii="Times New Roman" w:hAnsi="Times New Roman" w:cs="Times New Roman"/>
          <w:iCs/>
          <w:color w:val="000000" w:themeColor="text1"/>
        </w:rPr>
        <w:t>]</w:t>
      </w:r>
      <w:r w:rsidRPr="00ED0A5F">
        <w:rPr>
          <w:rFonts w:ascii="Times New Roman" w:hAnsi="Times New Roman" w:cs="Times New Roman"/>
          <w:iCs/>
          <w:color w:val="000000" w:themeColor="text1"/>
        </w:rPr>
        <w:t>.</w:t>
      </w:r>
    </w:p>
    <w:p w14:paraId="32733BF8" w14:textId="3FB1DC7E" w:rsidR="00BA5B19" w:rsidRPr="00ED0A5F" w:rsidRDefault="00BA5B19" w:rsidP="00DC480F">
      <w:pPr>
        <w:rPr>
          <w:rFonts w:ascii="Times New Roman" w:hAnsi="Times New Roman" w:cs="Times New Roman"/>
          <w:iCs/>
          <w:color w:val="000000" w:themeColor="text1"/>
          <w:sz w:val="20"/>
          <w:szCs w:val="20"/>
        </w:rPr>
      </w:pPr>
    </w:p>
    <w:tbl>
      <w:tblPr>
        <w:tblStyle w:val="TableGrid"/>
        <w:tblW w:w="9918" w:type="dxa"/>
        <w:tblLayout w:type="fixed"/>
        <w:tblLook w:val="04A0" w:firstRow="1" w:lastRow="0" w:firstColumn="1" w:lastColumn="0" w:noHBand="0" w:noVBand="1"/>
      </w:tblPr>
      <w:tblGrid>
        <w:gridCol w:w="1413"/>
        <w:gridCol w:w="3402"/>
        <w:gridCol w:w="1559"/>
        <w:gridCol w:w="1843"/>
        <w:gridCol w:w="1701"/>
      </w:tblGrid>
      <w:tr w:rsidR="00ED0A5F" w:rsidRPr="00ED0A5F" w14:paraId="42B0641E" w14:textId="77777777" w:rsidTr="00126E31">
        <w:tc>
          <w:tcPr>
            <w:tcW w:w="1413" w:type="dxa"/>
          </w:tcPr>
          <w:p w14:paraId="5A7E5716" w14:textId="71EA04DF" w:rsidR="00B944FD" w:rsidRPr="00ED0A5F" w:rsidRDefault="00A0586E" w:rsidP="00126E31">
            <w:pPr>
              <w:rPr>
                <w:rFonts w:ascii="Times New Roman" w:hAnsi="Times New Roman" w:cs="Times New Roman"/>
                <w:iCs/>
                <w:color w:val="000000" w:themeColor="text1"/>
                <w:sz w:val="20"/>
                <w:szCs w:val="20"/>
              </w:rPr>
            </w:pPr>
            <m:oMathPara>
              <m:oMath>
                <m:r>
                  <w:rPr>
                    <w:rFonts w:ascii="Cambria Math" w:hAnsi="Cambria Math" w:cs="Times New Roman"/>
                    <w:color w:val="000000" w:themeColor="text1"/>
                    <w:sz w:val="20"/>
                    <w:szCs w:val="20"/>
                  </w:rPr>
                  <m:t>Обозначение</m:t>
                </m:r>
              </m:oMath>
            </m:oMathPara>
          </w:p>
        </w:tc>
        <w:tc>
          <w:tcPr>
            <w:tcW w:w="3402" w:type="dxa"/>
          </w:tcPr>
          <w:p w14:paraId="3BDFCE8B" w14:textId="73DA634F" w:rsidR="00B944FD" w:rsidRPr="00ED0A5F" w:rsidRDefault="00A0586E"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Имя параметра</w:t>
            </w:r>
          </w:p>
        </w:tc>
        <w:tc>
          <w:tcPr>
            <w:tcW w:w="1559" w:type="dxa"/>
          </w:tcPr>
          <w:p w14:paraId="14038563" w14:textId="3DECA480" w:rsidR="00B944FD" w:rsidRPr="00ED0A5F" w:rsidRDefault="00126E31"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Единицы измерения</w:t>
            </w:r>
          </w:p>
        </w:tc>
        <w:tc>
          <w:tcPr>
            <w:tcW w:w="1843" w:type="dxa"/>
          </w:tcPr>
          <w:p w14:paraId="6620E71A" w14:textId="63A15355" w:rsidR="00B944FD" w:rsidRPr="00ED0A5F" w:rsidRDefault="00126E31"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Значения по умолчанию</w:t>
            </w:r>
          </w:p>
        </w:tc>
        <w:tc>
          <w:tcPr>
            <w:tcW w:w="1701" w:type="dxa"/>
          </w:tcPr>
          <w:p w14:paraId="174EBCDF" w14:textId="4AD0AC27" w:rsidR="00B944FD" w:rsidRPr="00ED0A5F" w:rsidRDefault="00126E31"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Диапазон значений</w:t>
            </w:r>
          </w:p>
        </w:tc>
      </w:tr>
      <w:tr w:rsidR="00ED0A5F" w:rsidRPr="00ED0A5F" w14:paraId="16A5F111" w14:textId="77777777" w:rsidTr="00126E31">
        <w:tc>
          <w:tcPr>
            <w:tcW w:w="1413" w:type="dxa"/>
          </w:tcPr>
          <w:p w14:paraId="03FDBA14" w14:textId="1535674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I</m:t>
                    </m:r>
                  </m:e>
                  <m:sub>
                    <m:r>
                      <w:rPr>
                        <w:rFonts w:ascii="Cambria Math" w:hAnsi="Cambria Math" w:cs="Times New Roman"/>
                        <w:color w:val="000000" w:themeColor="text1"/>
                        <w:sz w:val="20"/>
                        <w:szCs w:val="20"/>
                        <w:lang w:val="en-US"/>
                      </w:rPr>
                      <m:t>OH</m:t>
                    </m:r>
                  </m:sub>
                </m:sSub>
              </m:oMath>
            </m:oMathPara>
          </w:p>
        </w:tc>
        <w:tc>
          <w:tcPr>
            <w:tcW w:w="3402" w:type="dxa"/>
          </w:tcPr>
          <w:p w14:paraId="37D84950" w14:textId="1233CC55" w:rsidR="00B944FD" w:rsidRPr="00ED0A5F" w:rsidRDefault="00B944FD"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lang w:val="en-US"/>
              </w:rPr>
              <w:t>1/</w:t>
            </w:r>
            <w:r w:rsidR="00A0586E" w:rsidRPr="00ED0A5F">
              <w:rPr>
                <w:rFonts w:ascii="Times New Roman" w:hAnsi="Times New Roman" w:cs="Times New Roman"/>
                <w:iCs/>
                <w:color w:val="000000" w:themeColor="text1"/>
                <w:sz w:val="20"/>
                <w:szCs w:val="20"/>
              </w:rPr>
              <w:t>чувствительность хелперных клеток</w:t>
            </w:r>
          </w:p>
        </w:tc>
        <w:tc>
          <w:tcPr>
            <w:tcW w:w="1559" w:type="dxa"/>
          </w:tcPr>
          <w:p w14:paraId="7F8156CE" w14:textId="0E4932DC"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1FEC0763" w14:textId="452069D7"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9⋅</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-6</m:t>
                        </m:r>
                      </m:e>
                    </m:d>
                  </m:sup>
                </m:sSup>
              </m:oMath>
            </m:oMathPara>
          </w:p>
        </w:tc>
        <w:tc>
          <w:tcPr>
            <w:tcW w:w="1701" w:type="dxa"/>
          </w:tcPr>
          <w:p w14:paraId="3CE41FD5" w14:textId="3E90CDFB"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-6</m:t>
                        </m:r>
                      </m:e>
                    </m:d>
                  </m:sup>
                </m:sSup>
                <m:r>
                  <w:rPr>
                    <w:rFonts w:ascii="Cambria Math" w:hAnsi="Cambria Math" w:cs="Times New Roman"/>
                    <w:color w:val="000000" w:themeColor="text1"/>
                    <w:sz w:val="20"/>
                    <w:szCs w:val="20"/>
                    <w:lang w:val="en-US"/>
                  </w:rPr>
                  <m:t>-1</m:t>
                </m:r>
              </m:oMath>
            </m:oMathPara>
          </w:p>
        </w:tc>
      </w:tr>
      <w:tr w:rsidR="00ED0A5F" w:rsidRPr="00ED0A5F" w14:paraId="1DC365FD" w14:textId="77777777" w:rsidTr="00126E31">
        <w:tc>
          <w:tcPr>
            <w:tcW w:w="1413" w:type="dxa"/>
          </w:tcPr>
          <w:p w14:paraId="771DE5F9" w14:textId="47BC67C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I</m:t>
                    </m:r>
                  </m:e>
                  <m:sub>
                    <m:r>
                      <w:rPr>
                        <w:rFonts w:ascii="Cambria Math" w:hAnsi="Cambria Math" w:cs="Times New Roman"/>
                        <w:color w:val="000000" w:themeColor="text1"/>
                        <w:sz w:val="20"/>
                        <w:szCs w:val="20"/>
                        <w:lang w:val="en-US"/>
                      </w:rPr>
                      <m:t>OE</m:t>
                    </m:r>
                  </m:sub>
                </m:sSub>
              </m:oMath>
            </m:oMathPara>
          </w:p>
        </w:tc>
        <w:tc>
          <w:tcPr>
            <w:tcW w:w="3402" w:type="dxa"/>
          </w:tcPr>
          <w:p w14:paraId="510C88A0" w14:textId="7B60D53C" w:rsidR="00B944FD" w:rsidRPr="00ED0A5F" w:rsidRDefault="00B944FD"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lang w:val="en-US"/>
              </w:rPr>
              <w:t>1/</w:t>
            </w:r>
            <w:r w:rsidR="00A0586E" w:rsidRPr="00ED0A5F">
              <w:rPr>
                <w:rFonts w:ascii="Times New Roman" w:hAnsi="Times New Roman" w:cs="Times New Roman"/>
                <w:iCs/>
                <w:color w:val="000000" w:themeColor="text1"/>
                <w:sz w:val="20"/>
                <w:szCs w:val="20"/>
              </w:rPr>
              <w:t>чувствительнось киллерных клеток</w:t>
            </w:r>
          </w:p>
        </w:tc>
        <w:tc>
          <w:tcPr>
            <w:tcW w:w="1559" w:type="dxa"/>
          </w:tcPr>
          <w:p w14:paraId="68E25609" w14:textId="4813AE2D"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4E0B9765" w14:textId="4B41526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0.03</m:t>
                </m:r>
              </m:oMath>
            </m:oMathPara>
          </w:p>
        </w:tc>
        <w:tc>
          <w:tcPr>
            <w:tcW w:w="1701" w:type="dxa"/>
          </w:tcPr>
          <w:p w14:paraId="2DBBEEC2" w14:textId="2E1F4888"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-6</m:t>
                        </m:r>
                      </m:e>
                    </m:d>
                  </m:sup>
                </m:sSup>
                <m:r>
                  <w:rPr>
                    <w:rFonts w:ascii="Cambria Math" w:hAnsi="Cambria Math" w:cs="Times New Roman"/>
                    <w:color w:val="000000" w:themeColor="text1"/>
                    <w:sz w:val="20"/>
                    <w:szCs w:val="20"/>
                    <w:lang w:val="en-US"/>
                  </w:rPr>
                  <m:t>-1</m:t>
                </m:r>
              </m:oMath>
            </m:oMathPara>
          </w:p>
        </w:tc>
      </w:tr>
      <w:tr w:rsidR="00ED0A5F" w:rsidRPr="00ED0A5F" w14:paraId="77B64404" w14:textId="77777777" w:rsidTr="00126E31">
        <w:tc>
          <w:tcPr>
            <w:tcW w:w="1413" w:type="dxa"/>
          </w:tcPr>
          <w:p w14:paraId="6C2C68C2" w14:textId="14F4AE94"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W</m:t>
                </m:r>
              </m:oMath>
            </m:oMathPara>
          </w:p>
        </w:tc>
        <w:tc>
          <w:tcPr>
            <w:tcW w:w="3402" w:type="dxa"/>
          </w:tcPr>
          <w:p w14:paraId="7EBBD01C" w14:textId="0A192E65"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 xml:space="preserve">Коэффициент инфективности хелперов к </w:t>
            </w:r>
            <w:r w:rsidRPr="00ED0A5F">
              <w:rPr>
                <w:rFonts w:ascii="Times New Roman" w:hAnsi="Times New Roman" w:cs="Times New Roman"/>
                <w:iCs/>
                <w:color w:val="000000" w:themeColor="text1"/>
                <w:sz w:val="20"/>
                <w:szCs w:val="20"/>
                <w:lang w:val="en-US"/>
              </w:rPr>
              <w:t>T</w:t>
            </w:r>
            <w:r w:rsidRPr="00ED0A5F">
              <w:rPr>
                <w:rFonts w:ascii="Times New Roman" w:hAnsi="Times New Roman" w:cs="Times New Roman"/>
                <w:iCs/>
                <w:color w:val="000000" w:themeColor="text1"/>
                <w:sz w:val="20"/>
                <w:szCs w:val="20"/>
              </w:rPr>
              <w:t>-клеткам</w:t>
            </w:r>
          </w:p>
        </w:tc>
        <w:tc>
          <w:tcPr>
            <w:tcW w:w="1559" w:type="dxa"/>
          </w:tcPr>
          <w:p w14:paraId="062BC945" w14:textId="12E2075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58D522B9" w14:textId="3DFE0AD6"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10</m:t>
                </m:r>
              </m:oMath>
            </m:oMathPara>
          </w:p>
        </w:tc>
        <w:tc>
          <w:tcPr>
            <w:tcW w:w="1701" w:type="dxa"/>
          </w:tcPr>
          <w:p w14:paraId="03A1F811" w14:textId="5345B4C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1 - 100</m:t>
                </m:r>
              </m:oMath>
            </m:oMathPara>
          </w:p>
        </w:tc>
      </w:tr>
      <w:tr w:rsidR="00ED0A5F" w:rsidRPr="00ED0A5F" w14:paraId="2A5F9F17" w14:textId="77777777" w:rsidTr="00126E31">
        <w:tc>
          <w:tcPr>
            <w:tcW w:w="1413" w:type="dxa"/>
          </w:tcPr>
          <w:p w14:paraId="265C553A" w14:textId="7FA8250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C</m:t>
                </m:r>
              </m:oMath>
            </m:oMathPara>
          </w:p>
        </w:tc>
        <w:tc>
          <w:tcPr>
            <w:tcW w:w="3402" w:type="dxa"/>
          </w:tcPr>
          <w:p w14:paraId="3F3E4AA4" w14:textId="537DC51D"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Максимальная скорость пролиферации</w:t>
            </w:r>
          </w:p>
        </w:tc>
        <w:tc>
          <w:tcPr>
            <w:tcW w:w="1559" w:type="dxa"/>
          </w:tcPr>
          <w:p w14:paraId="53C254BC" w14:textId="55BC4D41" w:rsidR="00B944FD" w:rsidRPr="00ED0A5F" w:rsidRDefault="00A0586E" w:rsidP="00964DF1">
            <w:pPr>
              <w:rPr>
                <w:rFonts w:ascii="Times New Roman" w:hAnsi="Times New Roman" w:cs="Times New Roman"/>
                <w:i/>
                <w:iCs/>
                <w:color w:val="000000" w:themeColor="text1"/>
                <w:sz w:val="20"/>
                <w:szCs w:val="20"/>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6139A45C" w14:textId="196AF5E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2.0</m:t>
                </m:r>
              </m:oMath>
            </m:oMathPara>
          </w:p>
        </w:tc>
        <w:tc>
          <w:tcPr>
            <w:tcW w:w="1701" w:type="dxa"/>
          </w:tcPr>
          <w:p w14:paraId="7B63451F" w14:textId="3D15E5D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1.5 - 3</m:t>
                </m:r>
              </m:oMath>
            </m:oMathPara>
          </w:p>
        </w:tc>
      </w:tr>
      <w:tr w:rsidR="00ED0A5F" w:rsidRPr="00ED0A5F" w14:paraId="7A5B9C94" w14:textId="77777777" w:rsidTr="00126E31">
        <w:tc>
          <w:tcPr>
            <w:tcW w:w="1413" w:type="dxa"/>
          </w:tcPr>
          <w:p w14:paraId="3166ED54" w14:textId="01A89EA1"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I</m:t>
                    </m:r>
                  </m:sub>
                </m:sSub>
              </m:oMath>
            </m:oMathPara>
          </w:p>
        </w:tc>
        <w:tc>
          <w:tcPr>
            <w:tcW w:w="3402" w:type="dxa"/>
          </w:tcPr>
          <w:p w14:paraId="54AB7D4A" w14:textId="7F2AEC94"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Скорость гибели инфицированных клеток</w:t>
            </w:r>
          </w:p>
        </w:tc>
        <w:tc>
          <w:tcPr>
            <w:tcW w:w="1559" w:type="dxa"/>
          </w:tcPr>
          <w:p w14:paraId="51F26E8D" w14:textId="4194E99E"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5C87FBED" w14:textId="2957A63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1.0</m:t>
                </m:r>
              </m:oMath>
            </m:oMathPara>
          </w:p>
        </w:tc>
        <w:tc>
          <w:tcPr>
            <w:tcW w:w="1701" w:type="dxa"/>
          </w:tcPr>
          <w:p w14:paraId="67D891BB" w14:textId="77F7F30A"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0.7 - 1.2</m:t>
                </m:r>
              </m:oMath>
            </m:oMathPara>
          </w:p>
        </w:tc>
      </w:tr>
      <w:tr w:rsidR="00ED0A5F" w:rsidRPr="00ED0A5F" w14:paraId="64BDDF8A" w14:textId="77777777" w:rsidTr="00126E31">
        <w:tc>
          <w:tcPr>
            <w:tcW w:w="1413" w:type="dxa"/>
          </w:tcPr>
          <w:p w14:paraId="2792DE51" w14:textId="7335B63F"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T</m:t>
                    </m:r>
                  </m:sub>
                </m:sSub>
              </m:oMath>
            </m:oMathPara>
          </w:p>
        </w:tc>
        <w:tc>
          <w:tcPr>
            <w:tcW w:w="3402" w:type="dxa"/>
          </w:tcPr>
          <w:p w14:paraId="48678957" w14:textId="05A1EB69"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Скорость гибели клеток-мишеней</w:t>
            </w:r>
          </w:p>
        </w:tc>
        <w:tc>
          <w:tcPr>
            <w:tcW w:w="1559" w:type="dxa"/>
          </w:tcPr>
          <w:p w14:paraId="470CA61F" w14:textId="300A0461"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4B4DD318" w14:textId="1CF072AA"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0.3</m:t>
                </m:r>
              </m:oMath>
            </m:oMathPara>
          </w:p>
        </w:tc>
        <w:tc>
          <w:tcPr>
            <w:tcW w:w="1701" w:type="dxa"/>
          </w:tcPr>
          <w:p w14:paraId="03A825C6" w14:textId="70E2C47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0.1 - 0.5</m:t>
                </m:r>
              </m:oMath>
            </m:oMathPara>
          </w:p>
        </w:tc>
      </w:tr>
      <w:tr w:rsidR="00ED0A5F" w:rsidRPr="00ED0A5F" w14:paraId="0018819B" w14:textId="77777777" w:rsidTr="00126E31">
        <w:tc>
          <w:tcPr>
            <w:tcW w:w="1413" w:type="dxa"/>
          </w:tcPr>
          <w:p w14:paraId="63359D54" w14:textId="018647F1"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H</m:t>
                    </m:r>
                  </m:sub>
                </m:sSub>
              </m:oMath>
            </m:oMathPara>
          </w:p>
        </w:tc>
        <w:tc>
          <w:tcPr>
            <w:tcW w:w="3402" w:type="dxa"/>
          </w:tcPr>
          <w:p w14:paraId="1AE18472" w14:textId="63625F3D"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Скорость гибели хелперных клеток</w:t>
            </w:r>
          </w:p>
        </w:tc>
        <w:tc>
          <w:tcPr>
            <w:tcW w:w="1559" w:type="dxa"/>
          </w:tcPr>
          <w:p w14:paraId="58A2D697" w14:textId="7BC2CAEC"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7A0F3C23" w14:textId="57EE6B2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0.15</m:t>
                </m:r>
              </m:oMath>
            </m:oMathPara>
          </w:p>
        </w:tc>
        <w:tc>
          <w:tcPr>
            <w:tcW w:w="1701" w:type="dxa"/>
          </w:tcPr>
          <w:p w14:paraId="35831063" w14:textId="3F57AE13"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0.07 - 0.3</m:t>
                </m:r>
              </m:oMath>
            </m:oMathPara>
          </w:p>
        </w:tc>
      </w:tr>
      <w:tr w:rsidR="00ED0A5F" w:rsidRPr="00ED0A5F" w14:paraId="0647EBFA" w14:textId="77777777" w:rsidTr="00126E31">
        <w:tc>
          <w:tcPr>
            <w:tcW w:w="1413" w:type="dxa"/>
          </w:tcPr>
          <w:p w14:paraId="4730D067" w14:textId="6F3C953E"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E</m:t>
                    </m:r>
                  </m:sub>
                </m:sSub>
              </m:oMath>
            </m:oMathPara>
          </w:p>
        </w:tc>
        <w:tc>
          <w:tcPr>
            <w:tcW w:w="3402" w:type="dxa"/>
          </w:tcPr>
          <w:p w14:paraId="36B7E8FF" w14:textId="493ED8AD"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Скорость гибели киллерных клеток</w:t>
            </w:r>
          </w:p>
        </w:tc>
        <w:tc>
          <w:tcPr>
            <w:tcW w:w="1559" w:type="dxa"/>
          </w:tcPr>
          <w:p w14:paraId="48723D20" w14:textId="71CDD745"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619FE132" w14:textId="24F4317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0.15</m:t>
                </m:r>
              </m:oMath>
            </m:oMathPara>
          </w:p>
        </w:tc>
        <w:tc>
          <w:tcPr>
            <w:tcW w:w="1701" w:type="dxa"/>
          </w:tcPr>
          <w:p w14:paraId="4D8F1C92" w14:textId="5F10B076"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0.07 - 0.3</m:t>
                </m:r>
              </m:oMath>
            </m:oMathPara>
          </w:p>
        </w:tc>
      </w:tr>
      <w:tr w:rsidR="00ED0A5F" w:rsidRPr="00ED0A5F" w14:paraId="24D76EB9" w14:textId="77777777" w:rsidTr="00126E31">
        <w:tc>
          <w:tcPr>
            <w:tcW w:w="1413" w:type="dxa"/>
          </w:tcPr>
          <w:p w14:paraId="10348E9F" w14:textId="39DE065B"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r</m:t>
                    </m:r>
                  </m:e>
                  <m:sub>
                    <m:r>
                      <w:rPr>
                        <w:rFonts w:ascii="Cambria Math" w:hAnsi="Cambria Math" w:cs="Times New Roman"/>
                        <w:color w:val="000000" w:themeColor="text1"/>
                        <w:sz w:val="20"/>
                        <w:szCs w:val="20"/>
                        <w:lang w:val="en-US"/>
                      </w:rPr>
                      <m:t>max</m:t>
                    </m:r>
                  </m:sub>
                </m:sSub>
              </m:oMath>
            </m:oMathPara>
          </w:p>
        </w:tc>
        <w:tc>
          <w:tcPr>
            <w:tcW w:w="3402" w:type="dxa"/>
          </w:tcPr>
          <w:p w14:paraId="4B501119" w14:textId="77258ADE"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Максимальная скорость реактивации латентных клеток</w:t>
            </w:r>
          </w:p>
        </w:tc>
        <w:tc>
          <w:tcPr>
            <w:tcW w:w="1559" w:type="dxa"/>
          </w:tcPr>
          <w:p w14:paraId="59ACD3C8" w14:textId="0F56C5A3"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5645887B" w14:textId="13A75A6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0.2</m:t>
                </m:r>
              </m:oMath>
            </m:oMathPara>
          </w:p>
        </w:tc>
        <w:tc>
          <w:tcPr>
            <w:tcW w:w="1701" w:type="dxa"/>
          </w:tcPr>
          <w:p w14:paraId="4491B4F2"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78462D10" w14:textId="77777777" w:rsidTr="00126E31">
        <w:tc>
          <w:tcPr>
            <w:tcW w:w="1413" w:type="dxa"/>
          </w:tcPr>
          <w:p w14:paraId="77BF7BA1" w14:textId="50006E1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r</m:t>
                    </m:r>
                  </m:e>
                  <m:sub>
                    <m:r>
                      <w:rPr>
                        <w:rFonts w:ascii="Cambria Math" w:hAnsi="Cambria Math" w:cs="Times New Roman"/>
                        <w:color w:val="000000" w:themeColor="text1"/>
                        <w:sz w:val="20"/>
                        <w:szCs w:val="20"/>
                        <w:lang w:val="en-US"/>
                      </w:rPr>
                      <m:t>0</m:t>
                    </m:r>
                  </m:sub>
                </m:sSub>
              </m:oMath>
            </m:oMathPara>
          </w:p>
        </w:tc>
        <w:tc>
          <w:tcPr>
            <w:tcW w:w="3402" w:type="dxa"/>
          </w:tcPr>
          <w:p w14:paraId="07F6DA2F" w14:textId="5245A323"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Минимальная скорость реактивации латентных клеток</w:t>
            </w:r>
          </w:p>
        </w:tc>
        <w:tc>
          <w:tcPr>
            <w:tcW w:w="1559" w:type="dxa"/>
          </w:tcPr>
          <w:p w14:paraId="241CF8F2" w14:textId="4D035650"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0687146A" w14:textId="3D4BFA1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0.001</m:t>
                </m:r>
              </m:oMath>
            </m:oMathPara>
          </w:p>
        </w:tc>
        <w:tc>
          <w:tcPr>
            <w:tcW w:w="1701" w:type="dxa"/>
          </w:tcPr>
          <w:p w14:paraId="0726D857"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5AACCE23" w14:textId="77777777" w:rsidTr="00126E31">
        <w:tc>
          <w:tcPr>
            <w:tcW w:w="1413" w:type="dxa"/>
          </w:tcPr>
          <w:p w14:paraId="373BA624" w14:textId="18843F3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p</m:t>
                    </m:r>
                  </m:e>
                  <m:sub>
                    <m:r>
                      <w:rPr>
                        <w:rFonts w:ascii="Cambria Math" w:hAnsi="Cambria Math" w:cs="Times New Roman"/>
                        <w:color w:val="000000" w:themeColor="text1"/>
                        <w:sz w:val="20"/>
                        <w:szCs w:val="20"/>
                        <w:lang w:val="en-US"/>
                      </w:rPr>
                      <m:t>L0</m:t>
                    </m:r>
                  </m:sub>
                </m:sSub>
              </m:oMath>
            </m:oMathPara>
          </w:p>
        </w:tc>
        <w:tc>
          <w:tcPr>
            <w:tcW w:w="3402" w:type="dxa"/>
          </w:tcPr>
          <w:p w14:paraId="06617924" w14:textId="1BBB0345"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Максимальная вероятность латентного состояния</w:t>
            </w:r>
          </w:p>
        </w:tc>
        <w:tc>
          <w:tcPr>
            <w:tcW w:w="1559" w:type="dxa"/>
          </w:tcPr>
          <w:p w14:paraId="6471072F" w14:textId="6A2A0B1F"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5F2D7D40" w14:textId="289A613E"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0.4</m:t>
                </m:r>
              </m:oMath>
            </m:oMathPara>
          </w:p>
        </w:tc>
        <w:tc>
          <w:tcPr>
            <w:tcW w:w="1701" w:type="dxa"/>
          </w:tcPr>
          <w:p w14:paraId="6F2ADEA8"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1763A183" w14:textId="77777777" w:rsidTr="00126E31">
        <w:tc>
          <w:tcPr>
            <w:tcW w:w="1413" w:type="dxa"/>
          </w:tcPr>
          <w:p w14:paraId="326CFF57" w14:textId="728FCCE7"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R</m:t>
                    </m:r>
                  </m:e>
                  <m:sub>
                    <m:r>
                      <w:rPr>
                        <w:rFonts w:ascii="Cambria Math" w:hAnsi="Cambria Math" w:cs="Times New Roman"/>
                        <w:color w:val="000000" w:themeColor="text1"/>
                        <w:sz w:val="20"/>
                        <w:szCs w:val="20"/>
                        <w:lang w:val="en-US"/>
                      </w:rPr>
                      <m:t>0</m:t>
                    </m:r>
                  </m:sub>
                </m:sSub>
              </m:oMath>
            </m:oMathPara>
          </w:p>
        </w:tc>
        <w:tc>
          <w:tcPr>
            <w:tcW w:w="3402" w:type="dxa"/>
          </w:tcPr>
          <w:p w14:paraId="1A8C724B" w14:textId="228BE49F"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Базовое репродуктивное число</w:t>
            </w:r>
          </w:p>
        </w:tc>
        <w:tc>
          <w:tcPr>
            <w:tcW w:w="1559" w:type="dxa"/>
          </w:tcPr>
          <w:p w14:paraId="190957E1" w14:textId="5E381ED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167D01CC" w14:textId="1CC3AA0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8</m:t>
                </m:r>
              </m:oMath>
            </m:oMathPara>
          </w:p>
        </w:tc>
        <w:tc>
          <w:tcPr>
            <w:tcW w:w="1701" w:type="dxa"/>
          </w:tcPr>
          <w:p w14:paraId="54BAA548" w14:textId="3F3D5C0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4 - 12</m:t>
                </m:r>
              </m:oMath>
            </m:oMathPara>
          </w:p>
        </w:tc>
      </w:tr>
      <w:tr w:rsidR="00ED0A5F" w:rsidRPr="00ED0A5F" w14:paraId="44A02A72" w14:textId="77777777" w:rsidTr="00126E31">
        <w:tc>
          <w:tcPr>
            <w:tcW w:w="1413" w:type="dxa"/>
          </w:tcPr>
          <w:p w14:paraId="6437D6B6" w14:textId="39B2E02F"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rPr>
                  <m:t>ε</m:t>
                </m:r>
              </m:oMath>
            </m:oMathPara>
          </w:p>
        </w:tc>
        <w:tc>
          <w:tcPr>
            <w:tcW w:w="3402" w:type="dxa"/>
          </w:tcPr>
          <w:p w14:paraId="4D34DFD4" w14:textId="02716497"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Эффективность препарата</w:t>
            </w:r>
          </w:p>
        </w:tc>
        <w:tc>
          <w:tcPr>
            <w:tcW w:w="1559" w:type="dxa"/>
          </w:tcPr>
          <w:p w14:paraId="007BAE72" w14:textId="610282F7"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23E00A81" w14:textId="671CA0E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0.97</m:t>
                </m:r>
              </m:oMath>
            </m:oMathPara>
          </w:p>
        </w:tc>
        <w:tc>
          <w:tcPr>
            <w:tcW w:w="1701" w:type="dxa"/>
          </w:tcPr>
          <w:p w14:paraId="64FFCE74"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1F3BAABD" w14:textId="77777777" w:rsidTr="00126E31">
        <w:tc>
          <w:tcPr>
            <w:tcW w:w="1413" w:type="dxa"/>
          </w:tcPr>
          <w:p w14:paraId="4F892198" w14:textId="7CBB09C4"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I</m:t>
                    </m:r>
                  </m:e>
                  <m:sub>
                    <m:r>
                      <w:rPr>
                        <w:rFonts w:ascii="Cambria Math" w:hAnsi="Cambria Math" w:cs="Times New Roman"/>
                        <w:color w:val="000000" w:themeColor="text1"/>
                        <w:sz w:val="20"/>
                        <w:szCs w:val="20"/>
                        <w:lang w:val="en-US"/>
                      </w:rPr>
                      <m:t>in</m:t>
                    </m:r>
                  </m:sub>
                </m:sSub>
              </m:oMath>
            </m:oMathPara>
          </w:p>
        </w:tc>
        <w:tc>
          <w:tcPr>
            <w:tcW w:w="3402" w:type="dxa"/>
          </w:tcPr>
          <w:p w14:paraId="5ADA9750" w14:textId="6CB28B48"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Начальное число активно инфицированных клеток</w:t>
            </w:r>
          </w:p>
        </w:tc>
        <w:tc>
          <w:tcPr>
            <w:tcW w:w="1559" w:type="dxa"/>
          </w:tcPr>
          <w:p w14:paraId="0EEBC2C4" w14:textId="3167F7CB"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059B7F7F" w14:textId="28CFC0CC"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oMath>
            </m:oMathPara>
          </w:p>
        </w:tc>
        <w:tc>
          <w:tcPr>
            <w:tcW w:w="1701" w:type="dxa"/>
          </w:tcPr>
          <w:p w14:paraId="3976D7A5" w14:textId="52B58564"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-9</m:t>
                        </m:r>
                      </m:e>
                    </m:d>
                  </m:sup>
                </m:sSup>
              </m:oMath>
            </m:oMathPara>
          </w:p>
        </w:tc>
      </w:tr>
      <w:tr w:rsidR="00ED0A5F" w:rsidRPr="00ED0A5F" w14:paraId="4ABDE538" w14:textId="77777777" w:rsidTr="00126E31">
        <w:tc>
          <w:tcPr>
            <w:tcW w:w="1413" w:type="dxa"/>
          </w:tcPr>
          <w:p w14:paraId="4F11C750" w14:textId="3A165554"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L</m:t>
                    </m:r>
                  </m:e>
                  <m:sub>
                    <m:r>
                      <w:rPr>
                        <w:rFonts w:ascii="Cambria Math" w:hAnsi="Cambria Math" w:cs="Times New Roman"/>
                        <w:color w:val="000000" w:themeColor="text1"/>
                        <w:sz w:val="20"/>
                        <w:szCs w:val="20"/>
                        <w:lang w:val="en-US"/>
                      </w:rPr>
                      <m:t>in</m:t>
                    </m:r>
                  </m:sub>
                </m:sSub>
              </m:oMath>
            </m:oMathPara>
          </w:p>
        </w:tc>
        <w:tc>
          <w:tcPr>
            <w:tcW w:w="3402" w:type="dxa"/>
          </w:tcPr>
          <w:p w14:paraId="781819CE" w14:textId="44556491"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Начальное число латентно инфицированных клеток</w:t>
            </w:r>
          </w:p>
        </w:tc>
        <w:tc>
          <w:tcPr>
            <w:tcW w:w="1559" w:type="dxa"/>
          </w:tcPr>
          <w:p w14:paraId="4FA2FA8E" w14:textId="51A3A4BD"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3A730A34" w14:textId="12DEEBEA"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oMath>
            </m:oMathPara>
          </w:p>
        </w:tc>
        <w:tc>
          <w:tcPr>
            <w:tcW w:w="1701" w:type="dxa"/>
          </w:tcPr>
          <w:p w14:paraId="6A5B46F4" w14:textId="05458B97"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-9</m:t>
                        </m:r>
                      </m:e>
                    </m:d>
                  </m:sup>
                </m:sSup>
              </m:oMath>
            </m:oMathPara>
          </w:p>
        </w:tc>
      </w:tr>
      <w:tr w:rsidR="00ED0A5F" w:rsidRPr="00ED0A5F" w14:paraId="7341C675" w14:textId="77777777" w:rsidTr="00126E31">
        <w:tc>
          <w:tcPr>
            <w:tcW w:w="1413" w:type="dxa"/>
          </w:tcPr>
          <w:p w14:paraId="720F625E" w14:textId="44C9046F"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E</m:t>
                    </m:r>
                  </m:e>
                  <m:sub>
                    <m:r>
                      <w:rPr>
                        <w:rFonts w:ascii="Cambria Math" w:hAnsi="Cambria Math" w:cs="Times New Roman"/>
                        <w:color w:val="000000" w:themeColor="text1"/>
                        <w:sz w:val="20"/>
                        <w:szCs w:val="20"/>
                        <w:lang w:val="en-US"/>
                      </w:rPr>
                      <m:t>in</m:t>
                    </m:r>
                  </m:sub>
                </m:sSub>
              </m:oMath>
            </m:oMathPara>
          </w:p>
        </w:tc>
        <w:tc>
          <w:tcPr>
            <w:tcW w:w="3402" w:type="dxa"/>
          </w:tcPr>
          <w:p w14:paraId="533DA5DC" w14:textId="3137029E"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Начальное число киллерных клеток</w:t>
            </w:r>
          </w:p>
        </w:tc>
        <w:tc>
          <w:tcPr>
            <w:tcW w:w="1559" w:type="dxa"/>
          </w:tcPr>
          <w:p w14:paraId="7F10D08B" w14:textId="39D9D9D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431D6CB7" w14:textId="7106BA85"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-5</m:t>
                        </m:r>
                      </m:e>
                    </m:d>
                  </m:sup>
                </m:sSup>
              </m:oMath>
            </m:oMathPara>
          </w:p>
        </w:tc>
        <w:tc>
          <w:tcPr>
            <w:tcW w:w="1701" w:type="dxa"/>
          </w:tcPr>
          <w:p w14:paraId="5AE08B03" w14:textId="6013CF61"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-7</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-4</m:t>
                        </m:r>
                      </m:e>
                    </m:d>
                  </m:sup>
                </m:sSup>
              </m:oMath>
            </m:oMathPara>
          </w:p>
        </w:tc>
      </w:tr>
      <w:tr w:rsidR="00ED0A5F" w:rsidRPr="00ED0A5F" w14:paraId="6B4D5E95" w14:textId="77777777" w:rsidTr="00126E31">
        <w:tc>
          <w:tcPr>
            <w:tcW w:w="1413" w:type="dxa"/>
          </w:tcPr>
          <w:p w14:paraId="3D676493" w14:textId="62257EBD"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H</m:t>
                    </m:r>
                  </m:e>
                  <m:sub>
                    <m:r>
                      <w:rPr>
                        <w:rFonts w:ascii="Cambria Math" w:hAnsi="Cambria Math" w:cs="Times New Roman"/>
                        <w:color w:val="000000" w:themeColor="text1"/>
                        <w:sz w:val="20"/>
                        <w:szCs w:val="20"/>
                        <w:lang w:val="en-US"/>
                      </w:rPr>
                      <m:t>in</m:t>
                    </m:r>
                  </m:sub>
                </m:sSub>
              </m:oMath>
            </m:oMathPara>
          </w:p>
        </w:tc>
        <w:tc>
          <w:tcPr>
            <w:tcW w:w="3402" w:type="dxa"/>
          </w:tcPr>
          <w:p w14:paraId="428A2ECC" w14:textId="59CD7E52"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Начальное число хелперных клеток</w:t>
            </w:r>
          </w:p>
        </w:tc>
        <w:tc>
          <w:tcPr>
            <w:tcW w:w="1559" w:type="dxa"/>
          </w:tcPr>
          <w:p w14:paraId="4A322851" w14:textId="57D04A9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01418DF6" w14:textId="3DE16325"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-5</m:t>
                        </m:r>
                      </m:e>
                    </m:d>
                  </m:sup>
                </m:sSup>
              </m:oMath>
            </m:oMathPara>
          </w:p>
        </w:tc>
        <w:tc>
          <w:tcPr>
            <w:tcW w:w="1701" w:type="dxa"/>
          </w:tcPr>
          <w:p w14:paraId="4AEFC45F" w14:textId="6D865CC3"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-7</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-4</m:t>
                        </m:r>
                      </m:e>
                    </m:d>
                  </m:sup>
                </m:sSup>
              </m:oMath>
            </m:oMathPara>
          </w:p>
        </w:tc>
      </w:tr>
      <w:tr w:rsidR="00ED0A5F" w:rsidRPr="00ED0A5F" w14:paraId="672BE8CA" w14:textId="77777777" w:rsidTr="00126E31">
        <w:tc>
          <w:tcPr>
            <w:tcW w:w="1413" w:type="dxa"/>
          </w:tcPr>
          <w:p w14:paraId="123258EB" w14:textId="7FFA1DAF"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3402" w:type="dxa"/>
          </w:tcPr>
          <w:p w14:paraId="3089DA4E" w14:textId="6D42FADF"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Нормальное число клеток-мишеней</w:t>
            </w:r>
          </w:p>
        </w:tc>
        <w:tc>
          <w:tcPr>
            <w:tcW w:w="1559" w:type="dxa"/>
          </w:tcPr>
          <w:p w14:paraId="3388BF40" w14:textId="0FC9E821"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201DB6B8" w14:textId="1FFC7B90"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701" w:type="dxa"/>
          </w:tcPr>
          <w:p w14:paraId="2EF77AB9"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027FAE25" w14:textId="77777777" w:rsidTr="00126E31">
        <w:tc>
          <w:tcPr>
            <w:tcW w:w="1413" w:type="dxa"/>
          </w:tcPr>
          <w:p w14:paraId="1A8E8891" w14:textId="278EA0E2"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H</m:t>
                    </m:r>
                  </m:e>
                  <m:sub>
                    <m:r>
                      <w:rPr>
                        <w:rFonts w:ascii="Cambria Math" w:hAnsi="Cambria Math" w:cs="Times New Roman"/>
                        <w:color w:val="000000" w:themeColor="text1"/>
                        <w:sz w:val="20"/>
                        <w:szCs w:val="20"/>
                        <w:lang w:val="en-US"/>
                      </w:rPr>
                      <m:t>0</m:t>
                    </m:r>
                  </m:sub>
                </m:sSub>
              </m:oMath>
            </m:oMathPara>
          </w:p>
        </w:tc>
        <w:tc>
          <w:tcPr>
            <w:tcW w:w="3402" w:type="dxa"/>
          </w:tcPr>
          <w:p w14:paraId="6919EDD4" w14:textId="241A2466"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Активное число хелперных клеток</w:t>
            </w:r>
          </w:p>
        </w:tc>
        <w:tc>
          <w:tcPr>
            <w:tcW w:w="1559" w:type="dxa"/>
          </w:tcPr>
          <w:p w14:paraId="22C5BEFA" w14:textId="24E23090"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173C31F3" w14:textId="0ABB29F2"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-2</m:t>
                        </m:r>
                      </m:e>
                    </m:d>
                  </m:sup>
                </m:sSup>
              </m:oMath>
            </m:oMathPara>
          </w:p>
        </w:tc>
        <w:tc>
          <w:tcPr>
            <w:tcW w:w="1701" w:type="dxa"/>
          </w:tcPr>
          <w:p w14:paraId="7B54E26F"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2A43C522" w14:textId="77777777" w:rsidTr="00126E31">
        <w:tc>
          <w:tcPr>
            <w:tcW w:w="1413" w:type="dxa"/>
          </w:tcPr>
          <w:p w14:paraId="7748719E" w14:textId="15C10BA4"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E</m:t>
                    </m:r>
                  </m:e>
                  <m:sub>
                    <m:r>
                      <w:rPr>
                        <w:rFonts w:ascii="Cambria Math" w:hAnsi="Cambria Math" w:cs="Times New Roman"/>
                        <w:color w:val="000000" w:themeColor="text1"/>
                        <w:sz w:val="20"/>
                        <w:szCs w:val="20"/>
                        <w:lang w:val="en-US"/>
                      </w:rPr>
                      <m:t>0</m:t>
                    </m:r>
                  </m:sub>
                </m:sSub>
              </m:oMath>
            </m:oMathPara>
          </w:p>
        </w:tc>
        <w:tc>
          <w:tcPr>
            <w:tcW w:w="3402" w:type="dxa"/>
          </w:tcPr>
          <w:p w14:paraId="313BB2BD" w14:textId="217635A9" w:rsidR="00B944FD" w:rsidRPr="00ED0A5F" w:rsidRDefault="00126E31" w:rsidP="00964DF1">
            <w:pPr>
              <w:rPr>
                <w:rFonts w:ascii="Times New Roman" w:hAnsi="Times New Roman" w:cs="Times New Roman"/>
                <w:iCs/>
                <w:color w:val="000000" w:themeColor="text1"/>
                <w:sz w:val="20"/>
                <w:szCs w:val="20"/>
                <w:lang w:val="en-US"/>
              </w:rPr>
            </w:pPr>
            <w:r w:rsidRPr="00ED0A5F">
              <w:rPr>
                <w:rFonts w:ascii="Times New Roman" w:hAnsi="Times New Roman" w:cs="Times New Roman"/>
                <w:iCs/>
                <w:color w:val="000000" w:themeColor="text1"/>
                <w:sz w:val="20"/>
                <w:szCs w:val="20"/>
                <w:lang w:val="en-US"/>
              </w:rPr>
              <w:t>Активное число киллерных клеток</w:t>
            </w:r>
          </w:p>
        </w:tc>
        <w:tc>
          <w:tcPr>
            <w:tcW w:w="1559" w:type="dxa"/>
          </w:tcPr>
          <w:p w14:paraId="5A44BC46" w14:textId="4E9ADB5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19F7AB70" w14:textId="5F62BC17"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-2</m:t>
                        </m:r>
                      </m:e>
                    </m:d>
                  </m:sup>
                </m:sSup>
              </m:oMath>
            </m:oMathPara>
          </w:p>
        </w:tc>
        <w:tc>
          <w:tcPr>
            <w:tcW w:w="1701" w:type="dxa"/>
          </w:tcPr>
          <w:p w14:paraId="4D78B1A4" w14:textId="77777777" w:rsidR="00B944FD" w:rsidRPr="00ED0A5F" w:rsidRDefault="00B944FD" w:rsidP="00964DF1">
            <w:pPr>
              <w:rPr>
                <w:rFonts w:ascii="Times New Roman" w:hAnsi="Times New Roman" w:cs="Times New Roman"/>
                <w:iCs/>
                <w:color w:val="000000" w:themeColor="text1"/>
                <w:sz w:val="20"/>
                <w:szCs w:val="20"/>
                <w:lang w:val="en-US"/>
              </w:rPr>
            </w:pPr>
          </w:p>
        </w:tc>
      </w:tr>
    </w:tbl>
    <w:p w14:paraId="7CE80A62" w14:textId="7A7B7243" w:rsidR="009775C4" w:rsidRDefault="00926247" w:rsidP="00DC480F">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Таблица 1. Параметры модели [Рис. 5. Ур-я (1)-(7)].</w:t>
      </w:r>
    </w:p>
    <w:p w14:paraId="3B043F61" w14:textId="77777777" w:rsidR="00926247" w:rsidRPr="00926247" w:rsidRDefault="00926247" w:rsidP="00DC480F">
      <w:pPr>
        <w:rPr>
          <w:rFonts w:ascii="Times New Roman" w:hAnsi="Times New Roman" w:cs="Times New Roman"/>
          <w:iCs/>
          <w:color w:val="000000" w:themeColor="text1"/>
          <w:sz w:val="20"/>
          <w:szCs w:val="20"/>
        </w:rPr>
      </w:pPr>
    </w:p>
    <w:p w14:paraId="1D5E9314" w14:textId="48B254AB" w:rsidR="00ED0A5F" w:rsidRPr="00ED0A5F" w:rsidRDefault="00ED0A5F" w:rsidP="00ED0A5F">
      <w:pPr>
        <w:pStyle w:val="Heading2"/>
        <w:rPr>
          <w:rFonts w:eastAsiaTheme="minorEastAsia"/>
          <w:color w:val="000000" w:themeColor="text1"/>
        </w:rPr>
      </w:pPr>
      <w:bookmarkStart w:id="11" w:name="_Toc221915477"/>
      <w:r w:rsidRPr="00ED0A5F">
        <w:rPr>
          <w:color w:val="000000" w:themeColor="text1"/>
        </w:rPr>
        <w:t>2.4. Анализ стационарных состояний</w:t>
      </w:r>
      <w:bookmarkEnd w:id="11"/>
    </w:p>
    <w:p w14:paraId="466069F5" w14:textId="5576D9F1" w:rsidR="009775C4" w:rsidRPr="00ED0A5F" w:rsidRDefault="00D42A75"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Система имеет 2</w:t>
      </w:r>
      <w:r w:rsidR="009775C4" w:rsidRPr="00ED0A5F">
        <w:rPr>
          <w:rFonts w:ascii="Times New Roman" w:hAnsi="Times New Roman" w:cs="Times New Roman"/>
          <w:iCs/>
          <w:color w:val="000000" w:themeColor="text1"/>
        </w:rPr>
        <w:t xml:space="preserve"> стационарных состояния, первое зависит от хелперов, с очень низкой вирусной нагрузкой, соответствующее спонтанному контроллеру или пост-терапевтическому контроллеру. Второе не зависит от хелперов, с высокой вирусной нагрузкой, соответствующее прогрессору или потенциальному пост-терапевтическому контроллеру при отсутствии лечения.</w:t>
      </w:r>
    </w:p>
    <w:p w14:paraId="7BCDA6A1" w14:textId="77777777" w:rsidR="009775C4" w:rsidRPr="00ED0A5F" w:rsidRDefault="009775C4" w:rsidP="00AB05CE">
      <w:pPr>
        <w:jc w:val="both"/>
        <w:rPr>
          <w:rFonts w:ascii="Times New Roman" w:hAnsi="Times New Roman" w:cs="Times New Roman"/>
          <w:iCs/>
          <w:color w:val="000000" w:themeColor="text1"/>
        </w:rPr>
      </w:pPr>
      <w:r w:rsidRPr="00ED0A5F">
        <w:rPr>
          <w:rFonts w:ascii="Times New Roman" w:hAnsi="Times New Roman" w:cs="Times New Roman"/>
          <w:b/>
          <w:bCs/>
          <w:iCs/>
          <w:color w:val="000000" w:themeColor="text1"/>
        </w:rPr>
        <w:t>Состояние 1.</w:t>
      </w:r>
      <w:r w:rsidRPr="00ED0A5F">
        <w:rPr>
          <w:rFonts w:ascii="Times New Roman" w:hAnsi="Times New Roman" w:cs="Times New Roman"/>
          <w:iCs/>
          <w:color w:val="000000" w:themeColor="text1"/>
        </w:rPr>
        <w:t> Стационарное состояние, зависящее от хелперов, находится из условий </w:t>
      </w:r>
      <m:oMath>
        <m:f>
          <m:fPr>
            <m:ctrlPr>
              <w:rPr>
                <w:rFonts w:ascii="Cambria Math" w:hAnsi="Cambria Math" w:cs="Times New Roman"/>
                <w:iCs/>
                <w:color w:val="000000" w:themeColor="text1"/>
              </w:rPr>
            </m:ctrlPr>
          </m:fPr>
          <m:num>
            <m:r>
              <w:rPr>
                <w:rFonts w:ascii="Cambria Math" w:hAnsi="Cambria Math" w:cs="Times New Roman"/>
                <w:color w:val="000000" w:themeColor="text1"/>
              </w:rPr>
              <m:t>dH</m:t>
            </m:r>
            <m:ctrlPr>
              <w:rPr>
                <w:rFonts w:ascii="Cambria Math" w:hAnsi="Cambria Math" w:cs="Times New Roman"/>
                <w:i/>
                <w:iCs/>
                <w:color w:val="000000" w:themeColor="text1"/>
              </w:rPr>
            </m:ctrlPr>
          </m:num>
          <m:den>
            <m:r>
              <w:rPr>
                <w:rFonts w:ascii="Cambria Math" w:hAnsi="Cambria Math" w:cs="Times New Roman"/>
                <w:color w:val="000000" w:themeColor="text1"/>
              </w:rPr>
              <m:t>dt</m:t>
            </m:r>
            <m:ctrlPr>
              <w:rPr>
                <w:rFonts w:ascii="Cambria Math" w:hAnsi="Cambria Math" w:cs="Times New Roman"/>
                <w:i/>
                <w:iCs/>
                <w:color w:val="000000" w:themeColor="text1"/>
              </w:rPr>
            </m:ctrlPr>
          </m:den>
        </m:f>
        <m:r>
          <w:rPr>
            <w:rFonts w:ascii="Cambria Math" w:hAnsi="Cambria Math" w:cs="Times New Roman"/>
            <w:color w:val="000000" w:themeColor="text1"/>
          </w:rPr>
          <m:t xml:space="preserve">= 0,H&gt; 0 </m:t>
        </m:r>
      </m:oMath>
      <w:r w:rsidRPr="00ED0A5F">
        <w:rPr>
          <w:rFonts w:ascii="Times New Roman" w:hAnsi="Times New Roman" w:cs="Times New Roman"/>
          <w:iCs/>
          <w:color w:val="000000" w:themeColor="text1"/>
        </w:rPr>
        <w:t> и уравнения 4. Это состояние возникает, когда число инфицированных клеток, </w:t>
      </w:r>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oMath>
      <w:r w:rsidRPr="00ED0A5F">
        <w:rPr>
          <w:rFonts w:ascii="Times New Roman" w:hAnsi="Times New Roman" w:cs="Times New Roman"/>
          <w:iCs/>
          <w:color w:val="000000" w:themeColor="text1"/>
        </w:rPr>
        <w:t>равно</w:t>
      </w:r>
    </w:p>
    <w:p w14:paraId="5BEAD3BD" w14:textId="6E4FC6D0" w:rsidR="009775C4" w:rsidRPr="00ED0A5F" w:rsidRDefault="00000000" w:rsidP="00AB05CE">
      <w:pPr>
        <w:jc w:val="both"/>
        <w:rPr>
          <w:rFonts w:ascii="Times New Roman" w:hAnsi="Times New Roman" w:cs="Times New Roman"/>
          <w:iCs/>
          <w:color w:val="000000" w:themeColor="text1"/>
          <w:lang w:val="en-US"/>
        </w:rPr>
      </w:pPr>
      <m:oMathPara>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r>
            <w:rPr>
              <w:rFonts w:ascii="Cambria Math" w:hAnsi="Cambria Math" w:cs="Times New Roman"/>
              <w:color w:val="000000" w:themeColor="text1"/>
              <w:lang w:val="en-US"/>
            </w:rPr>
            <m:t>log</m:t>
          </m:r>
          <m:f>
            <m:fPr>
              <m:ctrlPr>
                <w:rPr>
                  <w:rFonts w:ascii="Cambria Math" w:hAnsi="Cambria Math" w:cs="Times New Roman"/>
                  <w:iCs/>
                  <w:color w:val="000000" w:themeColor="text1"/>
                  <w:lang w:val="en-US"/>
                </w:rPr>
              </m:ctrlPr>
            </m:fPr>
            <m:num>
              <m:r>
                <w:rPr>
                  <w:rFonts w:ascii="Cambria Math" w:hAnsi="Cambria Math" w:cs="Times New Roman"/>
                  <w:color w:val="000000" w:themeColor="text1"/>
                  <w:lang w:val="en-US"/>
                </w:rPr>
                <m:t>c</m:t>
              </m:r>
              <m:ctrlPr>
                <w:rPr>
                  <w:rFonts w:ascii="Cambria Math" w:hAnsi="Cambria Math" w:cs="Times New Roman"/>
                  <w:i/>
                  <w:iCs/>
                  <w:color w:val="000000" w:themeColor="text1"/>
                  <w:lang w:val="en-US"/>
                </w:rPr>
              </m:ctrlPr>
            </m:num>
            <m:den>
              <m:r>
                <w:rPr>
                  <w:rFonts w:ascii="Cambria Math" w:hAnsi="Cambria Math" w:cs="Times New Roman"/>
                  <w:color w:val="000000" w:themeColor="text1"/>
                  <w:lang w:val="en-US"/>
                </w:rPr>
                <m:t>c</m:t>
              </m:r>
              <m:r>
                <w:rPr>
                  <w:rFonts w:ascii="Cambria Math" w:hAnsi="Cambria Math" w:cs="Times New Roman"/>
                  <w:color w:val="000000" w:themeColor="text1"/>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rPr>
                <m:t>-</m:t>
              </m:r>
              <m:r>
                <w:rPr>
                  <w:rFonts w:ascii="Cambria Math" w:hAnsi="Cambria Math" w:cs="Times New Roman"/>
                  <w:color w:val="000000" w:themeColor="text1"/>
                  <w:lang w:val="en-US"/>
                </w:rPr>
                <m:t>pw</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ctrlPr>
                <w:rPr>
                  <w:rFonts w:ascii="Cambria Math" w:hAnsi="Cambria Math" w:cs="Times New Roman"/>
                  <w:i/>
                  <w:iCs/>
                  <w:color w:val="000000" w:themeColor="text1"/>
                  <w:lang w:val="en-US"/>
                </w:rPr>
              </m:ctrlPr>
            </m:den>
          </m:f>
        </m:oMath>
      </m:oMathPara>
    </w:p>
    <w:p w14:paraId="5AC9CF87" w14:textId="77777777" w:rsidR="009775C4" w:rsidRPr="00ED0A5F" w:rsidRDefault="009775C4"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Значение </w:t>
      </w:r>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oMath>
      <w:r w:rsidRPr="00ED0A5F">
        <w:rPr>
          <w:rFonts w:ascii="Times New Roman" w:hAnsi="Times New Roman" w:cs="Times New Roman"/>
          <w:iCs/>
          <w:color w:val="000000" w:themeColor="text1"/>
        </w:rPr>
        <w:t xml:space="preserve"> ​ может быть определено итерациями по формуле (9). Заметим, что уравнение (9) имеет два решения для </w:t>
      </w:r>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oMath>
      <w:r w:rsidRPr="00ED0A5F">
        <w:rPr>
          <w:rFonts w:ascii="Times New Roman" w:hAnsi="Times New Roman" w:cs="Times New Roman"/>
          <w:iCs/>
          <w:color w:val="000000" w:themeColor="text1"/>
        </w:rPr>
        <w:t>, и только меньшее из них соответствует устойчивому стационарному состоянию, поскольку в нём </w:t>
      </w:r>
      <m:oMath>
        <m:f>
          <m:fPr>
            <m:ctrlPr>
              <w:rPr>
                <w:rFonts w:ascii="Cambria Math" w:hAnsi="Cambria Math" w:cs="Times New Roman"/>
                <w:iCs/>
                <w:color w:val="000000" w:themeColor="text1"/>
              </w:rPr>
            </m:ctrlPr>
          </m:fPr>
          <m:num>
            <m:r>
              <w:rPr>
                <w:rFonts w:ascii="Cambria Math" w:hAnsi="Cambria Math" w:cs="Times New Roman"/>
                <w:color w:val="000000" w:themeColor="text1"/>
              </w:rPr>
              <m:t>dH</m:t>
            </m:r>
            <m:ctrlPr>
              <w:rPr>
                <w:rFonts w:ascii="Cambria Math" w:hAnsi="Cambria Math" w:cs="Times New Roman"/>
                <w:i/>
                <w:iCs/>
                <w:color w:val="000000" w:themeColor="text1"/>
              </w:rPr>
            </m:ctrlPr>
          </m:num>
          <m:den>
            <m:r>
              <w:rPr>
                <w:rFonts w:ascii="Cambria Math" w:hAnsi="Cambria Math" w:cs="Times New Roman"/>
                <w:color w:val="000000" w:themeColor="text1"/>
              </w:rPr>
              <m:t>dI</m:t>
            </m:r>
            <m:ctrlPr>
              <w:rPr>
                <w:rFonts w:ascii="Cambria Math" w:hAnsi="Cambria Math" w:cs="Times New Roman"/>
                <w:i/>
                <w:iCs/>
                <w:color w:val="000000" w:themeColor="text1"/>
              </w:rPr>
            </m:ctrlPr>
          </m:den>
        </m:f>
        <m:r>
          <w:rPr>
            <w:rFonts w:ascii="Cambria Math" w:hAnsi="Cambria Math" w:cs="Times New Roman"/>
            <w:color w:val="000000" w:themeColor="text1"/>
          </w:rPr>
          <m:t>&gt;0</m:t>
        </m:r>
      </m:oMath>
      <w:r w:rsidRPr="00ED0A5F">
        <w:rPr>
          <w:rFonts w:ascii="Times New Roman" w:hAnsi="Times New Roman" w:cs="Times New Roman"/>
          <w:iCs/>
          <w:color w:val="000000" w:themeColor="text1"/>
        </w:rPr>
        <w:t>, что подразумевает отрицательную обратную связь между вирусом и хелперными клетками, а верхнее решение имеет </w:t>
      </w:r>
      <m:oMath>
        <m:f>
          <m:fPr>
            <m:ctrlPr>
              <w:rPr>
                <w:rFonts w:ascii="Cambria Math" w:hAnsi="Cambria Math" w:cs="Times New Roman"/>
                <w:iCs/>
                <w:color w:val="000000" w:themeColor="text1"/>
              </w:rPr>
            </m:ctrlPr>
          </m:fPr>
          <m:num>
            <m:r>
              <w:rPr>
                <w:rFonts w:ascii="Cambria Math" w:hAnsi="Cambria Math" w:cs="Times New Roman"/>
                <w:color w:val="000000" w:themeColor="text1"/>
              </w:rPr>
              <m:t>dH</m:t>
            </m:r>
            <m:ctrlPr>
              <w:rPr>
                <w:rFonts w:ascii="Cambria Math" w:hAnsi="Cambria Math" w:cs="Times New Roman"/>
                <w:i/>
                <w:iCs/>
                <w:color w:val="000000" w:themeColor="text1"/>
              </w:rPr>
            </m:ctrlPr>
          </m:num>
          <m:den>
            <m:r>
              <w:rPr>
                <w:rFonts w:ascii="Cambria Math" w:hAnsi="Cambria Math" w:cs="Times New Roman"/>
                <w:color w:val="000000" w:themeColor="text1"/>
              </w:rPr>
              <m:t>dt</m:t>
            </m:r>
            <m:ctrlPr>
              <w:rPr>
                <w:rFonts w:ascii="Cambria Math" w:hAnsi="Cambria Math" w:cs="Times New Roman"/>
                <w:i/>
                <w:iCs/>
                <w:color w:val="000000" w:themeColor="text1"/>
              </w:rPr>
            </m:ctrlPr>
          </m:den>
        </m:f>
        <m:r>
          <w:rPr>
            <w:rFonts w:ascii="Cambria Math" w:hAnsi="Cambria Math" w:cs="Times New Roman"/>
            <w:color w:val="000000" w:themeColor="text1"/>
          </w:rPr>
          <m:t>&lt; 0</m:t>
        </m:r>
      </m:oMath>
      <w:r w:rsidRPr="00ED0A5F">
        <w:rPr>
          <w:rFonts w:ascii="Times New Roman" w:hAnsi="Times New Roman" w:cs="Times New Roman"/>
          <w:iCs/>
          <w:color w:val="000000" w:themeColor="text1"/>
        </w:rPr>
        <w:t>, то есть положительную обратную связь.</w:t>
      </w:r>
    </w:p>
    <w:p w14:paraId="0B2B4E08" w14:textId="63B09EE5" w:rsidR="009775C4" w:rsidRPr="00ED0A5F" w:rsidRDefault="009775C4" w:rsidP="00AB05CE">
      <w:pPr>
        <w:jc w:val="both"/>
        <w:rPr>
          <w:rFonts w:ascii="Times New Roman" w:hAnsi="Times New Roman" w:cs="Times New Roman"/>
          <w:i/>
          <w:iCs/>
          <w:color w:val="000000" w:themeColor="text1"/>
        </w:rPr>
      </w:pPr>
      <w:r w:rsidRPr="00ED0A5F">
        <w:rPr>
          <w:rFonts w:ascii="Times New Roman" w:hAnsi="Times New Roman" w:cs="Times New Roman"/>
          <w:color w:val="000000" w:themeColor="text1"/>
        </w:rPr>
        <w:t xml:space="preserve">Стационарное состояние, не зависящее от хелперов, находится из условий </w:t>
      </w:r>
      <m:oMath>
        <m:r>
          <w:rPr>
            <w:rFonts w:ascii="Cambria Math" w:hAnsi="Cambria Math" w:cs="Times New Roman"/>
            <w:color w:val="000000" w:themeColor="text1"/>
          </w:rPr>
          <m:t>H</m:t>
        </m:r>
        <m:r>
          <m:rPr>
            <m:sty m:val="p"/>
          </m:rPr>
          <w:rPr>
            <w:rFonts w:ascii="Cambria Math" w:hAnsi="Cambria Math" w:cs="Times New Roman"/>
            <w:color w:val="000000" w:themeColor="text1"/>
          </w:rPr>
          <m:t xml:space="preserve"> = 0,</m:t>
        </m:r>
      </m:oMath>
      <w:r w:rsidRPr="00ED0A5F">
        <w:rPr>
          <w:rFonts w:ascii="Times New Roman" w:hAnsi="Times New Roman" w:cs="Times New Roman"/>
          <w:color w:val="000000" w:themeColor="text1"/>
        </w:rPr>
        <w:t xml:space="preserve"> </w:t>
      </w: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dE</m:t>
            </m:r>
          </m:num>
          <m:den>
            <m:r>
              <m:rPr>
                <m:sty m:val="p"/>
              </m:rPr>
              <w:rPr>
                <w:rFonts w:ascii="Cambria Math" w:hAnsi="Cambria Math" w:cs="Times New Roman"/>
                <w:color w:val="000000" w:themeColor="text1"/>
              </w:rPr>
              <m:t>dt</m:t>
            </m:r>
          </m:den>
        </m:f>
        <m:r>
          <m:rPr>
            <m:sty m:val="p"/>
          </m:rPr>
          <w:rPr>
            <w:rFonts w:ascii="Cambria Math" w:hAnsi="Cambria Math" w:cs="Times New Roman"/>
            <w:color w:val="000000" w:themeColor="text1"/>
          </w:rPr>
          <m:t>=0</m:t>
        </m:r>
      </m:oMath>
      <w:r w:rsidRPr="00ED0A5F">
        <w:rPr>
          <w:rFonts w:ascii="Times New Roman" w:hAnsi="Times New Roman" w:cs="Times New Roman"/>
          <w:color w:val="000000" w:themeColor="text1"/>
        </w:rPr>
        <w:t xml:space="preserve"> и уравнения 5</w:t>
      </w:r>
      <w:r w:rsidRPr="00ED0A5F">
        <w:rPr>
          <w:rFonts w:ascii="Times New Roman" w:hAnsi="Times New Roman" w:cs="Times New Roman"/>
          <w:i/>
          <w:iCs/>
          <w:color w:val="000000" w:themeColor="text1"/>
        </w:rPr>
        <w:t>:</w:t>
      </w:r>
    </w:p>
    <w:p w14:paraId="175D302C" w14:textId="77777777" w:rsidR="009775C4" w:rsidRPr="00ED0A5F" w:rsidRDefault="00000000" w:rsidP="00AB05CE">
      <w:pPr>
        <w:jc w:val="both"/>
        <w:rPr>
          <w:rFonts w:ascii="Times New Roman" w:hAnsi="Times New Roman" w:cs="Times New Roman"/>
          <w:i/>
          <w:iCs/>
          <w:color w:val="000000" w:themeColor="text1"/>
          <w:lang w:val="en-US"/>
        </w:rPr>
      </w:pPr>
      <m:oMathPara>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2</m:t>
              </m:r>
            </m:sub>
          </m:sSub>
          <m:r>
            <w:rPr>
              <w:rFonts w:ascii="Cambria Math" w:hAnsi="Cambria Math" w:cs="Times New Roman"/>
              <w:color w:val="000000" w:themeColor="text1"/>
              <w:lang w:val="en-US"/>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0E</m:t>
              </m:r>
            </m:sub>
          </m:sSub>
          <m:r>
            <w:rPr>
              <w:rFonts w:ascii="Cambria Math" w:hAnsi="Cambria Math" w:cs="Times New Roman"/>
              <w:color w:val="000000" w:themeColor="text1"/>
              <w:lang w:val="en-US"/>
            </w:rPr>
            <m:t>log</m:t>
          </m:r>
          <m:f>
            <m:fPr>
              <m:ctrlPr>
                <w:rPr>
                  <w:rFonts w:ascii="Cambria Math" w:hAnsi="Cambria Math" w:cs="Times New Roman"/>
                  <w:iCs/>
                  <w:color w:val="000000" w:themeColor="text1"/>
                  <w:lang w:val="en-US"/>
                </w:rPr>
              </m:ctrlPr>
            </m:fPr>
            <m:num>
              <m:r>
                <w:rPr>
                  <w:rFonts w:ascii="Cambria Math" w:hAnsi="Cambria Math" w:cs="Times New Roman"/>
                  <w:color w:val="000000" w:themeColor="text1"/>
                  <w:lang w:val="en-US"/>
                </w:rPr>
                <m:t>c</m:t>
              </m:r>
              <m:ctrlPr>
                <w:rPr>
                  <w:rFonts w:ascii="Cambria Math" w:hAnsi="Cambria Math" w:cs="Times New Roman"/>
                  <w:i/>
                  <w:iCs/>
                  <w:color w:val="000000" w:themeColor="text1"/>
                  <w:lang w:val="en-US"/>
                </w:rPr>
              </m:ctrlPr>
            </m:num>
            <m:den>
              <m:r>
                <w:rPr>
                  <w:rFonts w:ascii="Cambria Math" w:hAnsi="Cambria Math" w:cs="Times New Roman"/>
                  <w:color w:val="000000" w:themeColor="text1"/>
                  <w:lang w:val="en-US"/>
                </w:rPr>
                <m:t>c-</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E</m:t>
                  </m:r>
                </m:sub>
              </m:sSub>
              <m:ctrlPr>
                <w:rPr>
                  <w:rFonts w:ascii="Cambria Math" w:hAnsi="Cambria Math" w:cs="Times New Roman"/>
                  <w:i/>
                  <w:iCs/>
                  <w:color w:val="000000" w:themeColor="text1"/>
                  <w:lang w:val="en-US"/>
                </w:rPr>
              </m:ctrlPr>
            </m:den>
          </m:f>
        </m:oMath>
      </m:oMathPara>
    </w:p>
    <w:p w14:paraId="6D0DC25A" w14:textId="77777777" w:rsidR="009775C4" w:rsidRPr="00ED0A5F" w:rsidRDefault="009775C4" w:rsidP="00AB05CE">
      <w:pPr>
        <w:jc w:val="both"/>
        <w:rPr>
          <w:rFonts w:ascii="Times New Roman" w:hAnsi="Times New Roman" w:cs="Times New Roman"/>
          <w:color w:val="000000" w:themeColor="text1"/>
        </w:rPr>
      </w:pPr>
    </w:p>
    <w:p w14:paraId="43E5E3A4" w14:textId="1CCBA732" w:rsidR="009775C4" w:rsidRPr="00ED0A5F" w:rsidRDefault="009775C4"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Вообще говоря, как мы установили моделированием уравнений 1 - 6, только одно из двух состояний может быть стабильным в долгосрочной перспективе</w:t>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_Ref221741172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6</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_Ref221741176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7</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w:t>
      </w:r>
      <w:r w:rsidRPr="00ED0A5F">
        <w:rPr>
          <w:rFonts w:ascii="Times New Roman" w:hAnsi="Times New Roman" w:cs="Times New Roman"/>
          <w:color w:val="000000" w:themeColor="text1"/>
        </w:rPr>
        <w:t>.</w:t>
      </w:r>
    </w:p>
    <w:p w14:paraId="655AE89C" w14:textId="77777777" w:rsidR="009775C4" w:rsidRPr="00ED0A5F" w:rsidRDefault="009775C4"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Большее из двух решений уравнения (</w:t>
      </w:r>
      <m:oMath>
        <m:r>
          <w:rPr>
            <w:rFonts w:ascii="Cambria Math" w:hAnsi="Cambria Math" w:cs="Times New Roman"/>
            <w:color w:val="000000" w:themeColor="text1"/>
          </w:rPr>
          <m:t>9),</m:t>
        </m:r>
      </m:oMath>
      <w:r w:rsidRPr="00ED0A5F">
        <w:rPr>
          <w:rFonts w:ascii="Times New Roman" w:hAnsi="Times New Roman" w:cs="Times New Roman"/>
          <w:color w:val="000000" w:themeColor="text1"/>
        </w:rPr>
        <w:t xml:space="preserve"> обозначаемое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I</m:t>
            </m:r>
          </m:e>
          <m:sup>
            <m:r>
              <w:rPr>
                <w:rFonts w:ascii="Cambria Math" w:hAnsi="Cambria Math" w:cs="Times New Roman"/>
                <w:color w:val="000000" w:themeColor="text1"/>
              </w:rPr>
              <m:t>*</m:t>
            </m:r>
          </m:sup>
        </m:sSup>
      </m:oMath>
      <w:r w:rsidRPr="00ED0A5F">
        <w:rPr>
          <w:rFonts w:ascii="Times New Roman" w:hAnsi="Times New Roman" w:cs="Times New Roman"/>
          <w:color w:val="000000" w:themeColor="text1"/>
        </w:rPr>
        <w:t xml:space="preserve">, где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I</m:t>
            </m:r>
          </m:e>
          <m:sup>
            <m:r>
              <w:rPr>
                <w:rFonts w:ascii="Cambria Math" w:hAnsi="Cambria Math" w:cs="Times New Roman"/>
                <w:color w:val="000000" w:themeColor="text1"/>
              </w:rPr>
              <m:t>*</m:t>
            </m:r>
          </m:sup>
        </m:sSup>
        <m:r>
          <w:rPr>
            <w:rFonts w:ascii="Cambria Math" w:hAnsi="Cambria Math" w:cs="Times New Roman"/>
            <w:color w:val="000000" w:themeColor="text1"/>
          </w:rPr>
          <m:t>&gt;</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1</m:t>
            </m:r>
          </m:sub>
        </m:sSub>
      </m:oMath>
      <w:r w:rsidRPr="00ED0A5F">
        <w:rPr>
          <w:rFonts w:ascii="Times New Roman" w:hAnsi="Times New Roman" w:cs="Times New Roman"/>
          <w:color w:val="000000" w:themeColor="text1"/>
        </w:rPr>
        <w:t>, определяет верхний предел экспансии хелперных клеток в зависимости от числа инфицированных клеток. Его можно вычислить, переписав уравнение (9) в виде</w:t>
      </w:r>
    </w:p>
    <w:p w14:paraId="6B9AA74C" w14:textId="77777777" w:rsidR="009775C4" w:rsidRPr="00ED0A5F" w:rsidRDefault="00000000" w:rsidP="00AB05CE">
      <w:pPr>
        <w:jc w:val="both"/>
        <w:rPr>
          <w:rFonts w:ascii="Times New Roman" w:hAnsi="Times New Roman" w:cs="Times New Roman"/>
          <w:color w:val="000000" w:themeColor="text1"/>
          <w:lang w:val="en-US"/>
        </w:rPr>
      </w:pPr>
      <m:oMathPara>
        <m:oMath>
          <m:sSup>
            <m:sSupPr>
              <m:ctrlPr>
                <w:rPr>
                  <w:rFonts w:ascii="Cambria Math" w:hAnsi="Cambria Math" w:cs="Times New Roman"/>
                  <w:i/>
                  <w:iCs/>
                  <w:color w:val="000000" w:themeColor="text1"/>
                  <w:lang w:val="en-US"/>
                </w:rPr>
              </m:ctrlPr>
            </m:sSupPr>
            <m:e>
              <m:r>
                <w:rPr>
                  <w:rFonts w:ascii="Cambria Math" w:hAnsi="Cambria Math" w:cs="Times New Roman"/>
                  <w:color w:val="000000" w:themeColor="text1"/>
                  <w:lang w:val="en-US"/>
                </w:rPr>
                <m:t>I</m:t>
              </m:r>
            </m:e>
            <m:sup>
              <m:r>
                <w:rPr>
                  <w:rFonts w:ascii="Cambria Math" w:hAnsi="Cambria Math" w:cs="Times New Roman"/>
                  <w:color w:val="000000" w:themeColor="text1"/>
                  <w:lang w:val="en-US"/>
                </w:rPr>
                <m:t>*</m:t>
              </m:r>
            </m:sup>
          </m:sSup>
          <m:r>
            <w:rPr>
              <w:rFonts w:ascii="Cambria Math" w:hAnsi="Cambria Math" w:cs="Times New Roman"/>
              <w:color w:val="000000" w:themeColor="text1"/>
              <w:lang w:val="en-US"/>
            </w:rPr>
            <m:t>=</m:t>
          </m:r>
          <m:f>
            <m:fPr>
              <m:ctrlPr>
                <w:rPr>
                  <w:rFonts w:ascii="Cambria Math" w:hAnsi="Cambria Math" w:cs="Times New Roman"/>
                  <w:iCs/>
                  <w:color w:val="000000" w:themeColor="text1"/>
                  <w:lang w:val="en-US"/>
                </w:rPr>
              </m:ctrlPr>
            </m:fPr>
            <m:num>
              <m:r>
                <w:rPr>
                  <w:rFonts w:ascii="Cambria Math" w:hAnsi="Cambria Math" w:cs="Times New Roman"/>
                  <w:color w:val="000000" w:themeColor="text1"/>
                  <w:lang w:val="en-US"/>
                </w:rPr>
                <m:t>c</m:t>
              </m:r>
              <m:d>
                <m:dPr>
                  <m:ctrlPr>
                    <w:rPr>
                      <w:rFonts w:ascii="Cambria Math" w:hAnsi="Cambria Math" w:cs="Times New Roman"/>
                      <w:iCs/>
                      <w:color w:val="000000" w:themeColor="text1"/>
                      <w:lang w:val="en-US"/>
                    </w:rPr>
                  </m:ctrlPr>
                </m:dPr>
                <m:e>
                  <m:r>
                    <w:rPr>
                      <w:rFonts w:ascii="Cambria Math" w:hAnsi="Cambria Math" w:cs="Times New Roman"/>
                      <w:color w:val="000000" w:themeColor="text1"/>
                      <w:lang w:val="en-US"/>
                    </w:rPr>
                    <m:t>1-</m:t>
                  </m:r>
                  <m:sSup>
                    <m:sSupPr>
                      <m:ctrlPr>
                        <w:rPr>
                          <w:rFonts w:ascii="Cambria Math" w:hAnsi="Cambria Math" w:cs="Times New Roman"/>
                          <w:i/>
                          <w:iCs/>
                          <w:color w:val="000000" w:themeColor="text1"/>
                          <w:lang w:val="en-US"/>
                        </w:rPr>
                      </m:ctrlPr>
                    </m:sSupPr>
                    <m:e>
                      <m:r>
                        <w:rPr>
                          <w:rFonts w:ascii="Cambria Math" w:hAnsi="Cambria Math" w:cs="Times New Roman"/>
                          <w:color w:val="000000" w:themeColor="text1"/>
                          <w:lang w:val="en-US"/>
                        </w:rPr>
                        <m:t>e</m:t>
                      </m:r>
                    </m:e>
                    <m:sup>
                      <m:r>
                        <w:rPr>
                          <w:rFonts w:ascii="Cambria Math" w:hAnsi="Cambria Math" w:cs="Times New Roman"/>
                          <w:color w:val="000000" w:themeColor="text1"/>
                          <w:lang w:val="en-US"/>
                        </w:rPr>
                        <m:t>-</m:t>
                      </m:r>
                      <m:f>
                        <m:fPr>
                          <m:ctrlPr>
                            <w:rPr>
                              <w:rFonts w:ascii="Cambria Math" w:hAnsi="Cambria Math" w:cs="Times New Roman"/>
                              <w:iCs/>
                              <w:color w:val="000000" w:themeColor="text1"/>
                              <w:lang w:val="en-US"/>
                            </w:rPr>
                          </m:ctrlPr>
                        </m:fPr>
                        <m:num>
                          <m:sSup>
                            <m:sSupPr>
                              <m:ctrlPr>
                                <w:rPr>
                                  <w:rFonts w:ascii="Cambria Math" w:hAnsi="Cambria Math" w:cs="Times New Roman"/>
                                  <w:i/>
                                  <w:iCs/>
                                  <w:color w:val="000000" w:themeColor="text1"/>
                                  <w:lang w:val="en-US"/>
                                </w:rPr>
                              </m:ctrlPr>
                            </m:sSupPr>
                            <m:e>
                              <m:r>
                                <w:rPr>
                                  <w:rFonts w:ascii="Cambria Math" w:hAnsi="Cambria Math" w:cs="Times New Roman"/>
                                  <w:color w:val="000000" w:themeColor="text1"/>
                                  <w:lang w:val="en-US"/>
                                </w:rPr>
                                <m:t>I</m:t>
                              </m:r>
                            </m:e>
                            <m:sup>
                              <m:r>
                                <w:rPr>
                                  <w:rFonts w:ascii="Cambria Math" w:hAnsi="Cambria Math" w:cs="Times New Roman"/>
                                  <w:color w:val="000000" w:themeColor="text1"/>
                                  <w:lang w:val="en-US"/>
                                </w:rPr>
                                <m:t>*</m:t>
                              </m:r>
                            </m:sup>
                          </m:sSup>
                          <m:ctrlPr>
                            <w:rPr>
                              <w:rFonts w:ascii="Cambria Math" w:hAnsi="Cambria Math" w:cs="Times New Roman"/>
                              <w:i/>
                              <w:iCs/>
                              <w:color w:val="000000" w:themeColor="text1"/>
                              <w:lang w:val="en-US"/>
                            </w:rPr>
                          </m:ctrlPr>
                        </m:num>
                        <m:den>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0H</m:t>
                              </m:r>
                            </m:sub>
                          </m:sSub>
                          <m:ctrlPr>
                            <w:rPr>
                              <w:rFonts w:ascii="Cambria Math" w:hAnsi="Cambria Math" w:cs="Times New Roman"/>
                              <w:i/>
                              <w:iCs/>
                              <w:color w:val="000000" w:themeColor="text1"/>
                              <w:lang w:val="en-US"/>
                            </w:rPr>
                          </m:ctrlPr>
                        </m:den>
                      </m:f>
                    </m:sup>
                  </m:sSup>
                  <m:ctrlPr>
                    <w:rPr>
                      <w:rFonts w:ascii="Cambria Math" w:hAnsi="Cambria Math" w:cs="Times New Roman"/>
                      <w:i/>
                      <w:iCs/>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ctrlPr>
                <w:rPr>
                  <w:rFonts w:ascii="Cambria Math" w:hAnsi="Cambria Math" w:cs="Times New Roman"/>
                  <w:i/>
                  <w:iCs/>
                  <w:color w:val="000000" w:themeColor="text1"/>
                  <w:lang w:val="en-US"/>
                </w:rPr>
              </m:ctrlPr>
            </m:num>
            <m:den>
              <m:r>
                <w:rPr>
                  <w:rFonts w:ascii="Cambria Math" w:hAnsi="Cambria Math" w:cs="Times New Roman"/>
                  <w:color w:val="000000" w:themeColor="text1"/>
                  <w:lang w:val="en-US"/>
                </w:rPr>
                <m:t>pw</m:t>
              </m:r>
              <m:ctrlPr>
                <w:rPr>
                  <w:rFonts w:ascii="Cambria Math" w:hAnsi="Cambria Math" w:cs="Times New Roman"/>
                  <w:i/>
                  <w:iCs/>
                  <w:color w:val="000000" w:themeColor="text1"/>
                  <w:lang w:val="en-US"/>
                </w:rPr>
              </m:ctrlPr>
            </m:den>
          </m:f>
        </m:oMath>
      </m:oMathPara>
    </w:p>
    <w:p w14:paraId="27110DC4" w14:textId="77777777" w:rsidR="009775C4" w:rsidRPr="00ED0A5F" w:rsidRDefault="009775C4" w:rsidP="00AB05CE">
      <w:pPr>
        <w:jc w:val="both"/>
        <w:rPr>
          <w:rFonts w:ascii="Times New Roman" w:hAnsi="Times New Roman" w:cs="Times New Roman"/>
          <w:color w:val="000000" w:themeColor="text1"/>
        </w:rPr>
      </w:pPr>
    </w:p>
    <w:p w14:paraId="5449D51E" w14:textId="3923EB8B" w:rsidR="009775C4" w:rsidRDefault="009775C4"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и проводя итерации по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I</m:t>
            </m:r>
          </m:e>
          <m:sup>
            <m:r>
              <w:rPr>
                <w:rFonts w:ascii="Cambria Math" w:hAnsi="Cambria Math" w:cs="Times New Roman"/>
                <w:color w:val="000000" w:themeColor="text1"/>
              </w:rPr>
              <m:t>*</m:t>
            </m:r>
          </m:sup>
        </m:sSup>
      </m:oMath>
      <w:r w:rsidRPr="00ED0A5F">
        <w:rPr>
          <w:rFonts w:ascii="Times New Roman" w:hAnsi="Times New Roman" w:cs="Times New Roman"/>
          <w:color w:val="000000" w:themeColor="text1"/>
        </w:rPr>
        <w:t>.</w:t>
      </w:r>
    </w:p>
    <w:p w14:paraId="32100E3C" w14:textId="2CFEEC5D" w:rsidR="000856EB" w:rsidRDefault="000856EB" w:rsidP="00AB05CE">
      <w:pPr>
        <w:jc w:val="both"/>
        <w:rPr>
          <w:rFonts w:ascii="Times New Roman" w:hAnsi="Times New Roman" w:cs="Times New Roman"/>
          <w:color w:val="000000" w:themeColor="text1"/>
        </w:rPr>
      </w:pPr>
    </w:p>
    <w:p w14:paraId="4ABE7A16" w14:textId="77777777" w:rsidR="000856EB" w:rsidRPr="00ED0A5F" w:rsidRDefault="000856EB" w:rsidP="009775C4">
      <w:pPr>
        <w:rPr>
          <w:rFonts w:ascii="Times New Roman" w:hAnsi="Times New Roman" w:cs="Times New Roman"/>
          <w:color w:val="000000" w:themeColor="text1"/>
        </w:rPr>
      </w:pPr>
    </w:p>
    <w:p w14:paraId="07595276" w14:textId="2F81D397" w:rsidR="00933635" w:rsidRPr="00ED0A5F" w:rsidRDefault="00933635">
      <w:pPr>
        <w:rPr>
          <w:rFonts w:ascii="Times New Roman" w:hAnsi="Times New Roman" w:cs="Times New Roman"/>
          <w:b/>
          <w:bCs/>
          <w:iCs/>
          <w:color w:val="000000" w:themeColor="text1"/>
        </w:rPr>
      </w:pPr>
    </w:p>
    <w:p w14:paraId="087EBD1B" w14:textId="77777777" w:rsidR="00136B57" w:rsidRPr="00ED0A5F" w:rsidRDefault="00136B57" w:rsidP="00DC480F">
      <w:pPr>
        <w:rPr>
          <w:rFonts w:ascii="Times New Roman" w:hAnsi="Times New Roman" w:cs="Times New Roman"/>
          <w:b/>
          <w:bCs/>
          <w:iCs/>
          <w:color w:val="000000" w:themeColor="text1"/>
        </w:rPr>
      </w:pPr>
    </w:p>
    <w:p w14:paraId="2B143B65" w14:textId="77777777" w:rsidR="00136B57" w:rsidRPr="00ED0A5F" w:rsidRDefault="00136B57" w:rsidP="00DC480F">
      <w:pPr>
        <w:rPr>
          <w:rFonts w:ascii="Times New Roman" w:hAnsi="Times New Roman" w:cs="Times New Roman"/>
          <w:b/>
          <w:bCs/>
          <w:iCs/>
          <w:color w:val="000000" w:themeColor="text1"/>
        </w:rPr>
      </w:pPr>
    </w:p>
    <w:p w14:paraId="5EFAAD8F" w14:textId="77777777" w:rsidR="00136B57" w:rsidRPr="00ED0A5F" w:rsidRDefault="00136B57" w:rsidP="00DC480F">
      <w:pPr>
        <w:rPr>
          <w:rFonts w:ascii="Times New Roman" w:hAnsi="Times New Roman" w:cs="Times New Roman"/>
          <w:b/>
          <w:bCs/>
          <w:iCs/>
          <w:color w:val="000000" w:themeColor="text1"/>
        </w:rPr>
      </w:pPr>
    </w:p>
    <w:p w14:paraId="45FE482F" w14:textId="77777777" w:rsidR="00136B57" w:rsidRPr="00ED0A5F" w:rsidRDefault="00136B57" w:rsidP="00DC480F">
      <w:pPr>
        <w:rPr>
          <w:rFonts w:ascii="Times New Roman" w:hAnsi="Times New Roman" w:cs="Times New Roman"/>
          <w:b/>
          <w:bCs/>
          <w:iCs/>
          <w:color w:val="000000" w:themeColor="text1"/>
        </w:rPr>
      </w:pPr>
    </w:p>
    <w:p w14:paraId="4AF6B6DD" w14:textId="77777777" w:rsidR="00136B57" w:rsidRPr="00ED0A5F" w:rsidRDefault="00136B57" w:rsidP="00DC480F">
      <w:pPr>
        <w:rPr>
          <w:rFonts w:ascii="Times New Roman" w:hAnsi="Times New Roman" w:cs="Times New Roman"/>
          <w:b/>
          <w:bCs/>
          <w:iCs/>
          <w:color w:val="000000" w:themeColor="text1"/>
        </w:rPr>
      </w:pPr>
    </w:p>
    <w:p w14:paraId="1817B642" w14:textId="77777777" w:rsidR="00136B57" w:rsidRPr="00ED0A5F" w:rsidRDefault="00136B57" w:rsidP="00DC480F">
      <w:pPr>
        <w:rPr>
          <w:rFonts w:ascii="Times New Roman" w:hAnsi="Times New Roman" w:cs="Times New Roman"/>
          <w:b/>
          <w:bCs/>
          <w:iCs/>
          <w:color w:val="000000" w:themeColor="text1"/>
        </w:rPr>
      </w:pPr>
    </w:p>
    <w:p w14:paraId="0193C202" w14:textId="77777777" w:rsidR="00136B57" w:rsidRPr="00ED0A5F" w:rsidRDefault="00136B57" w:rsidP="00DC480F">
      <w:pPr>
        <w:rPr>
          <w:rFonts w:ascii="Times New Roman" w:hAnsi="Times New Roman" w:cs="Times New Roman"/>
          <w:b/>
          <w:bCs/>
          <w:iCs/>
          <w:color w:val="000000" w:themeColor="text1"/>
        </w:rPr>
      </w:pPr>
    </w:p>
    <w:p w14:paraId="6DBA722F" w14:textId="77777777" w:rsidR="00136B57" w:rsidRPr="00ED0A5F" w:rsidRDefault="00136B57" w:rsidP="00DC480F">
      <w:pPr>
        <w:rPr>
          <w:rFonts w:ascii="Times New Roman" w:hAnsi="Times New Roman" w:cs="Times New Roman"/>
          <w:b/>
          <w:bCs/>
          <w:iCs/>
          <w:color w:val="000000" w:themeColor="text1"/>
        </w:rPr>
      </w:pPr>
    </w:p>
    <w:p w14:paraId="0D970138" w14:textId="77777777" w:rsidR="00136B57" w:rsidRPr="00ED0A5F" w:rsidRDefault="00136B57" w:rsidP="00DC480F">
      <w:pPr>
        <w:rPr>
          <w:rFonts w:ascii="Times New Roman" w:hAnsi="Times New Roman" w:cs="Times New Roman"/>
          <w:b/>
          <w:bCs/>
          <w:iCs/>
          <w:color w:val="000000" w:themeColor="text1"/>
        </w:rPr>
      </w:pPr>
    </w:p>
    <w:p w14:paraId="77BAC2E9" w14:textId="77777777" w:rsidR="00136B57" w:rsidRPr="00ED0A5F" w:rsidRDefault="00136B57" w:rsidP="00DC480F">
      <w:pPr>
        <w:rPr>
          <w:rFonts w:ascii="Times New Roman" w:hAnsi="Times New Roman" w:cs="Times New Roman"/>
          <w:b/>
          <w:bCs/>
          <w:iCs/>
          <w:color w:val="000000" w:themeColor="text1"/>
        </w:rPr>
      </w:pPr>
    </w:p>
    <w:p w14:paraId="35ACD2EE" w14:textId="77777777" w:rsidR="00136B57" w:rsidRPr="00ED0A5F" w:rsidRDefault="00136B57" w:rsidP="00DC480F">
      <w:pPr>
        <w:rPr>
          <w:rFonts w:ascii="Times New Roman" w:hAnsi="Times New Roman" w:cs="Times New Roman"/>
          <w:b/>
          <w:bCs/>
          <w:iCs/>
          <w:color w:val="000000" w:themeColor="text1"/>
        </w:rPr>
      </w:pPr>
    </w:p>
    <w:p w14:paraId="173C6678" w14:textId="77777777" w:rsidR="00136B57" w:rsidRPr="00ED0A5F" w:rsidRDefault="00136B57" w:rsidP="00DC480F">
      <w:pPr>
        <w:rPr>
          <w:rFonts w:ascii="Times New Roman" w:hAnsi="Times New Roman" w:cs="Times New Roman"/>
          <w:b/>
          <w:bCs/>
          <w:iCs/>
          <w:color w:val="000000" w:themeColor="text1"/>
        </w:rPr>
      </w:pPr>
    </w:p>
    <w:p w14:paraId="7489FA75" w14:textId="77777777" w:rsidR="00136B57" w:rsidRPr="00ED0A5F" w:rsidRDefault="00136B57" w:rsidP="00DC480F">
      <w:pPr>
        <w:rPr>
          <w:rFonts w:ascii="Times New Roman" w:hAnsi="Times New Roman" w:cs="Times New Roman"/>
          <w:b/>
          <w:bCs/>
          <w:iCs/>
          <w:color w:val="000000" w:themeColor="text1"/>
        </w:rPr>
      </w:pPr>
    </w:p>
    <w:p w14:paraId="5DF5816E" w14:textId="77777777" w:rsidR="00136B57" w:rsidRPr="00ED0A5F" w:rsidRDefault="00136B57" w:rsidP="00DC480F">
      <w:pPr>
        <w:rPr>
          <w:rFonts w:ascii="Times New Roman" w:hAnsi="Times New Roman" w:cs="Times New Roman"/>
          <w:b/>
          <w:bCs/>
          <w:iCs/>
          <w:color w:val="000000" w:themeColor="text1"/>
        </w:rPr>
      </w:pPr>
    </w:p>
    <w:p w14:paraId="15FD624D" w14:textId="77777777" w:rsidR="00136B57" w:rsidRPr="00ED0A5F" w:rsidRDefault="00136B57" w:rsidP="00DC480F">
      <w:pPr>
        <w:rPr>
          <w:rFonts w:ascii="Times New Roman" w:hAnsi="Times New Roman" w:cs="Times New Roman"/>
          <w:b/>
          <w:bCs/>
          <w:iCs/>
          <w:color w:val="000000" w:themeColor="text1"/>
        </w:rPr>
      </w:pPr>
    </w:p>
    <w:p w14:paraId="00379D97" w14:textId="77777777" w:rsidR="00136B57" w:rsidRPr="00ED0A5F" w:rsidRDefault="00136B57" w:rsidP="00DC480F">
      <w:pPr>
        <w:rPr>
          <w:rFonts w:ascii="Times New Roman" w:hAnsi="Times New Roman" w:cs="Times New Roman"/>
          <w:b/>
          <w:bCs/>
          <w:iCs/>
          <w:color w:val="000000" w:themeColor="text1"/>
        </w:rPr>
      </w:pPr>
    </w:p>
    <w:p w14:paraId="03B1F3F1" w14:textId="78502C1D" w:rsidR="00136B57" w:rsidRPr="00ED0A5F" w:rsidRDefault="00136B57" w:rsidP="00ED0A5F">
      <w:pPr>
        <w:tabs>
          <w:tab w:val="left" w:pos="1905"/>
        </w:tabs>
        <w:rPr>
          <w:rFonts w:ascii="Times New Roman" w:hAnsi="Times New Roman" w:cs="Times New Roman"/>
          <w:b/>
          <w:bCs/>
          <w:iCs/>
          <w:color w:val="000000" w:themeColor="text1"/>
        </w:rPr>
      </w:pPr>
    </w:p>
    <w:p w14:paraId="4C08F795" w14:textId="77777777" w:rsidR="00136B57" w:rsidRPr="00ED0A5F" w:rsidRDefault="00136B57" w:rsidP="00DC480F">
      <w:pPr>
        <w:rPr>
          <w:rFonts w:ascii="Times New Roman" w:hAnsi="Times New Roman" w:cs="Times New Roman"/>
          <w:b/>
          <w:bCs/>
          <w:iCs/>
          <w:color w:val="000000" w:themeColor="text1"/>
        </w:rPr>
      </w:pPr>
    </w:p>
    <w:p w14:paraId="4BC1F274" w14:textId="5CE804B2" w:rsidR="00DC480F" w:rsidRPr="00ED0A5F" w:rsidRDefault="00DF3E62" w:rsidP="00ED0A5F">
      <w:pPr>
        <w:pStyle w:val="Heading1"/>
        <w:rPr>
          <w:rFonts w:eastAsiaTheme="minorEastAsia"/>
          <w:color w:val="000000" w:themeColor="text1"/>
        </w:rPr>
      </w:pPr>
      <w:bookmarkStart w:id="12" w:name="_Toc221915478"/>
      <w:r w:rsidRPr="00ED0A5F">
        <w:rPr>
          <w:rFonts w:eastAsiaTheme="minorEastAsia"/>
          <w:color w:val="000000" w:themeColor="text1"/>
        </w:rPr>
        <w:lastRenderedPageBreak/>
        <w:t>3.</w:t>
      </w:r>
      <w:r w:rsidR="00DC480F" w:rsidRPr="00ED0A5F">
        <w:rPr>
          <w:rFonts w:eastAsiaTheme="minorEastAsia"/>
          <w:color w:val="000000" w:themeColor="text1"/>
        </w:rPr>
        <w:t>Верификация и параметризация модели</w:t>
      </w:r>
      <w:bookmarkEnd w:id="12"/>
    </w:p>
    <w:p w14:paraId="33B68DCC" w14:textId="622260D4" w:rsidR="006C4478"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После построения детерминированной математической модели динамики ВИЧ-инфекции, описывающей взаимодействие ключевых популяций клеток иммунной системы и вируса, возникает необходимость оценки её </w:t>
      </w:r>
      <w:r w:rsidR="006C4478" w:rsidRPr="00ED0A5F">
        <w:rPr>
          <w:rFonts w:ascii="Times New Roman" w:hAnsi="Times New Roman" w:cs="Times New Roman"/>
          <w:iCs/>
          <w:color w:val="000000" w:themeColor="text1"/>
        </w:rPr>
        <w:t xml:space="preserve">полезности </w:t>
      </w:r>
      <w:r w:rsidRPr="00ED0A5F">
        <w:rPr>
          <w:rFonts w:ascii="Times New Roman" w:hAnsi="Times New Roman" w:cs="Times New Roman"/>
          <w:iCs/>
          <w:color w:val="000000" w:themeColor="text1"/>
        </w:rPr>
        <w:t xml:space="preserve">и практической применимости. </w:t>
      </w:r>
    </w:p>
    <w:p w14:paraId="14F68416" w14:textId="2F36A1FB" w:rsidR="00DF3E62" w:rsidRPr="00ED0A5F" w:rsidRDefault="006C44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Правильных моделей, как известно, не существует, </w:t>
      </w:r>
      <w:r w:rsidR="000E6558" w:rsidRPr="00ED0A5F">
        <w:rPr>
          <w:rFonts w:ascii="Times New Roman" w:hAnsi="Times New Roman" w:cs="Times New Roman"/>
          <w:iCs/>
          <w:color w:val="000000" w:themeColor="text1"/>
        </w:rPr>
        <w:t>но</w:t>
      </w:r>
      <w:r w:rsidR="00933635"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rPr>
        <w:t xml:space="preserve">есть модели полезные. </w:t>
      </w:r>
      <w:r w:rsidRPr="00ED0A5F">
        <w:rPr>
          <w:rFonts w:ascii="Times New Roman" w:hAnsi="Times New Roman" w:cs="Times New Roman"/>
          <w:iCs/>
          <w:color w:val="000000" w:themeColor="text1"/>
          <w:lang w:val="en-US"/>
        </w:rPr>
        <w:t>A</w:t>
      </w:r>
      <w:r w:rsidRPr="00ED0A5F">
        <w:rPr>
          <w:rFonts w:ascii="Times New Roman" w:hAnsi="Times New Roman" w:cs="Times New Roman"/>
          <w:iCs/>
          <w:color w:val="000000" w:themeColor="text1"/>
        </w:rPr>
        <w:t>приорно модель</w:t>
      </w:r>
      <w:r w:rsidR="000E6558" w:rsidRPr="00ED0A5F">
        <w:rPr>
          <w:rFonts w:ascii="Times New Roman" w:hAnsi="Times New Roman" w:cs="Times New Roman"/>
          <w:iCs/>
          <w:color w:val="000000" w:themeColor="text1"/>
        </w:rPr>
        <w:t xml:space="preserve"> описанная выше</w:t>
      </w:r>
      <w:r w:rsidRPr="00ED0A5F">
        <w:rPr>
          <w:rFonts w:ascii="Times New Roman" w:hAnsi="Times New Roman" w:cs="Times New Roman"/>
          <w:iCs/>
          <w:color w:val="000000" w:themeColor="text1"/>
        </w:rPr>
        <w:t xml:space="preserve"> </w:t>
      </w:r>
      <w:r w:rsidR="000E6558" w:rsidRPr="00ED0A5F">
        <w:rPr>
          <w:rFonts w:ascii="Times New Roman" w:hAnsi="Times New Roman" w:cs="Times New Roman"/>
          <w:iCs/>
          <w:color w:val="000000" w:themeColor="text1"/>
        </w:rPr>
        <w:t xml:space="preserve">(рис. </w:t>
      </w:r>
      <w:r w:rsidR="00C60D4C" w:rsidRPr="00ED0A5F">
        <w:rPr>
          <w:rFonts w:ascii="Times New Roman" w:hAnsi="Times New Roman" w:cs="Times New Roman"/>
          <w:iCs/>
          <w:color w:val="000000" w:themeColor="text1"/>
        </w:rPr>
        <w:t>5</w:t>
      </w:r>
      <w:r w:rsidR="000E6558" w:rsidRPr="00ED0A5F">
        <w:rPr>
          <w:rFonts w:ascii="Times New Roman" w:hAnsi="Times New Roman" w:cs="Times New Roman"/>
          <w:iCs/>
          <w:color w:val="000000" w:themeColor="text1"/>
        </w:rPr>
        <w:t xml:space="preserve">, ур. </w:t>
      </w:r>
      <w:r w:rsidR="00C60D4C" w:rsidRPr="00ED0A5F">
        <w:rPr>
          <w:rFonts w:ascii="Times New Roman" w:hAnsi="Times New Roman" w:cs="Times New Roman"/>
          <w:iCs/>
          <w:color w:val="000000" w:themeColor="text1"/>
        </w:rPr>
        <w:t>(1)-(7)</w:t>
      </w:r>
      <w:r w:rsidR="000E6558"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rPr>
        <w:t xml:space="preserve">биологически реалистична, так как учитывает большое количество иммунновирусологической информации о ВИЧ в пациентах почерпнутой из десятков клинических и экспериментальных исследований </w:t>
      </w:r>
      <w:r w:rsidR="00EA01B3" w:rsidRPr="00EA01B3">
        <w:rPr>
          <w:rFonts w:ascii="Times New Roman" w:hAnsi="Times New Roman" w:cs="Times New Roman"/>
          <w:iCs/>
          <w:color w:val="000000" w:themeColor="text1"/>
        </w:rPr>
        <w:t>[</w:t>
      </w:r>
      <w:r w:rsidR="00EA01B3">
        <w:rPr>
          <w:rFonts w:ascii="Times New Roman" w:hAnsi="Times New Roman" w:cs="Times New Roman"/>
          <w:iCs/>
          <w:color w:val="000000" w:themeColor="text1"/>
        </w:rPr>
        <w:fldChar w:fldCharType="begin"/>
      </w:r>
      <w:r w:rsidR="00EA01B3">
        <w:rPr>
          <w:rFonts w:ascii="Times New Roman" w:hAnsi="Times New Roman" w:cs="Times New Roman"/>
          <w:iCs/>
          <w:color w:val="000000" w:themeColor="text1"/>
        </w:rPr>
        <w:instrText xml:space="preserve"> REF _Ref221741079 \r \h </w:instrText>
      </w:r>
      <w:r w:rsidR="00AB05CE">
        <w:rPr>
          <w:rFonts w:ascii="Times New Roman" w:hAnsi="Times New Roman" w:cs="Times New Roman"/>
          <w:iCs/>
          <w:color w:val="000000" w:themeColor="text1"/>
        </w:rPr>
        <w:instrText xml:space="preserve"> \* MERGEFORMAT </w:instrText>
      </w:r>
      <w:r w:rsidR="00EA01B3">
        <w:rPr>
          <w:rFonts w:ascii="Times New Roman" w:hAnsi="Times New Roman" w:cs="Times New Roman"/>
          <w:iCs/>
          <w:color w:val="000000" w:themeColor="text1"/>
        </w:rPr>
      </w:r>
      <w:r w:rsidR="00EA01B3">
        <w:rPr>
          <w:rFonts w:ascii="Times New Roman" w:hAnsi="Times New Roman" w:cs="Times New Roman"/>
          <w:iCs/>
          <w:color w:val="000000" w:themeColor="text1"/>
        </w:rPr>
        <w:fldChar w:fldCharType="separate"/>
      </w:r>
      <w:r w:rsidR="00EA01B3">
        <w:rPr>
          <w:rFonts w:ascii="Times New Roman" w:hAnsi="Times New Roman" w:cs="Times New Roman"/>
          <w:iCs/>
          <w:color w:val="000000" w:themeColor="text1"/>
        </w:rPr>
        <w:t>5</w:t>
      </w:r>
      <w:r w:rsidR="00EA01B3">
        <w:rPr>
          <w:rFonts w:ascii="Times New Roman" w:hAnsi="Times New Roman" w:cs="Times New Roman"/>
          <w:iCs/>
          <w:color w:val="000000" w:themeColor="text1"/>
        </w:rPr>
        <w:fldChar w:fldCharType="end"/>
      </w:r>
      <w:r w:rsidR="00EA01B3" w:rsidRPr="00EA01B3">
        <w:rPr>
          <w:rFonts w:ascii="Times New Roman" w:hAnsi="Times New Roman" w:cs="Times New Roman"/>
          <w:iCs/>
          <w:color w:val="000000" w:themeColor="text1"/>
        </w:rPr>
        <w:t xml:space="preserve">, </w:t>
      </w:r>
      <w:r w:rsidR="00EA01B3">
        <w:rPr>
          <w:rFonts w:ascii="Times New Roman" w:hAnsi="Times New Roman" w:cs="Times New Roman"/>
          <w:iCs/>
          <w:color w:val="000000" w:themeColor="text1"/>
        </w:rPr>
        <w:fldChar w:fldCharType="begin"/>
      </w:r>
      <w:r w:rsidR="00EA01B3">
        <w:rPr>
          <w:rFonts w:ascii="Times New Roman" w:hAnsi="Times New Roman" w:cs="Times New Roman"/>
          <w:iCs/>
          <w:color w:val="000000" w:themeColor="text1"/>
        </w:rPr>
        <w:instrText xml:space="preserve"> REF _Ref221741172 \r \h </w:instrText>
      </w:r>
      <w:r w:rsidR="00AB05CE">
        <w:rPr>
          <w:rFonts w:ascii="Times New Roman" w:hAnsi="Times New Roman" w:cs="Times New Roman"/>
          <w:iCs/>
          <w:color w:val="000000" w:themeColor="text1"/>
        </w:rPr>
        <w:instrText xml:space="preserve"> \* MERGEFORMAT </w:instrText>
      </w:r>
      <w:r w:rsidR="00EA01B3">
        <w:rPr>
          <w:rFonts w:ascii="Times New Roman" w:hAnsi="Times New Roman" w:cs="Times New Roman"/>
          <w:iCs/>
          <w:color w:val="000000" w:themeColor="text1"/>
        </w:rPr>
      </w:r>
      <w:r w:rsidR="00EA01B3">
        <w:rPr>
          <w:rFonts w:ascii="Times New Roman" w:hAnsi="Times New Roman" w:cs="Times New Roman"/>
          <w:iCs/>
          <w:color w:val="000000" w:themeColor="text1"/>
        </w:rPr>
        <w:fldChar w:fldCharType="separate"/>
      </w:r>
      <w:r w:rsidR="00EA01B3">
        <w:rPr>
          <w:rFonts w:ascii="Times New Roman" w:hAnsi="Times New Roman" w:cs="Times New Roman"/>
          <w:iCs/>
          <w:color w:val="000000" w:themeColor="text1"/>
        </w:rPr>
        <w:t>6</w:t>
      </w:r>
      <w:r w:rsidR="00EA01B3">
        <w:rPr>
          <w:rFonts w:ascii="Times New Roman" w:hAnsi="Times New Roman" w:cs="Times New Roman"/>
          <w:iCs/>
          <w:color w:val="000000" w:themeColor="text1"/>
        </w:rPr>
        <w:fldChar w:fldCharType="end"/>
      </w:r>
      <w:r w:rsidR="00EA01B3" w:rsidRPr="00EA01B3">
        <w:rPr>
          <w:rFonts w:ascii="Times New Roman" w:hAnsi="Times New Roman" w:cs="Times New Roman"/>
          <w:iCs/>
          <w:color w:val="000000" w:themeColor="text1"/>
        </w:rPr>
        <w:t xml:space="preserve">, </w:t>
      </w:r>
      <w:r w:rsidR="00EA01B3">
        <w:rPr>
          <w:rFonts w:ascii="Times New Roman" w:hAnsi="Times New Roman" w:cs="Times New Roman"/>
          <w:iCs/>
          <w:color w:val="000000" w:themeColor="text1"/>
        </w:rPr>
        <w:fldChar w:fldCharType="begin"/>
      </w:r>
      <w:r w:rsidR="00EA01B3">
        <w:rPr>
          <w:rFonts w:ascii="Times New Roman" w:hAnsi="Times New Roman" w:cs="Times New Roman"/>
          <w:iCs/>
          <w:color w:val="000000" w:themeColor="text1"/>
        </w:rPr>
        <w:instrText xml:space="preserve"> REF _Ref221741176 \r \h </w:instrText>
      </w:r>
      <w:r w:rsidR="00AB05CE">
        <w:rPr>
          <w:rFonts w:ascii="Times New Roman" w:hAnsi="Times New Roman" w:cs="Times New Roman"/>
          <w:iCs/>
          <w:color w:val="000000" w:themeColor="text1"/>
        </w:rPr>
        <w:instrText xml:space="preserve"> \* MERGEFORMAT </w:instrText>
      </w:r>
      <w:r w:rsidR="00EA01B3">
        <w:rPr>
          <w:rFonts w:ascii="Times New Roman" w:hAnsi="Times New Roman" w:cs="Times New Roman"/>
          <w:iCs/>
          <w:color w:val="000000" w:themeColor="text1"/>
        </w:rPr>
      </w:r>
      <w:r w:rsidR="00EA01B3">
        <w:rPr>
          <w:rFonts w:ascii="Times New Roman" w:hAnsi="Times New Roman" w:cs="Times New Roman"/>
          <w:iCs/>
          <w:color w:val="000000" w:themeColor="text1"/>
        </w:rPr>
        <w:fldChar w:fldCharType="separate"/>
      </w:r>
      <w:r w:rsidR="00EA01B3">
        <w:rPr>
          <w:rFonts w:ascii="Times New Roman" w:hAnsi="Times New Roman" w:cs="Times New Roman"/>
          <w:iCs/>
          <w:color w:val="000000" w:themeColor="text1"/>
        </w:rPr>
        <w:t>7</w:t>
      </w:r>
      <w:r w:rsidR="00EA01B3">
        <w:rPr>
          <w:rFonts w:ascii="Times New Roman" w:hAnsi="Times New Roman" w:cs="Times New Roman"/>
          <w:iCs/>
          <w:color w:val="000000" w:themeColor="text1"/>
        </w:rPr>
        <w:fldChar w:fldCharType="end"/>
      </w:r>
      <w:r w:rsidR="00EA01B3" w:rsidRPr="00EA01B3">
        <w:rPr>
          <w:rFonts w:ascii="Times New Roman" w:hAnsi="Times New Roman" w:cs="Times New Roman"/>
          <w:iCs/>
          <w:color w:val="000000" w:themeColor="text1"/>
        </w:rPr>
        <w:t>]</w:t>
      </w:r>
      <w:r w:rsidRPr="00ED0A5F">
        <w:rPr>
          <w:rFonts w:ascii="Times New Roman" w:hAnsi="Times New Roman" w:cs="Times New Roman"/>
          <w:iCs/>
          <w:color w:val="000000" w:themeColor="text1"/>
        </w:rPr>
        <w:t xml:space="preserve">. Тем не менее, как всякая модель, </w:t>
      </w:r>
      <w:r w:rsidR="000E6558" w:rsidRPr="00ED0A5F">
        <w:rPr>
          <w:rFonts w:ascii="Times New Roman" w:hAnsi="Times New Roman" w:cs="Times New Roman"/>
          <w:iCs/>
          <w:color w:val="000000" w:themeColor="text1"/>
        </w:rPr>
        <w:t>она</w:t>
      </w:r>
      <w:r w:rsidRPr="00ED0A5F">
        <w:rPr>
          <w:rFonts w:ascii="Times New Roman" w:hAnsi="Times New Roman" w:cs="Times New Roman"/>
          <w:iCs/>
          <w:color w:val="000000" w:themeColor="text1"/>
        </w:rPr>
        <w:t xml:space="preserve"> содержит ряд упрощений и </w:t>
      </w:r>
      <w:r w:rsidR="00DF3E62" w:rsidRPr="00ED0A5F">
        <w:rPr>
          <w:rFonts w:ascii="Times New Roman" w:hAnsi="Times New Roman" w:cs="Times New Roman"/>
          <w:iCs/>
          <w:color w:val="000000" w:themeColor="text1"/>
        </w:rPr>
        <w:t>не гарантирует способности воспроизводить реальные сценарии течения заболевания.</w:t>
      </w:r>
      <w:r w:rsidRPr="00ED0A5F">
        <w:rPr>
          <w:rFonts w:ascii="Times New Roman" w:hAnsi="Times New Roman" w:cs="Times New Roman"/>
          <w:iCs/>
          <w:color w:val="000000" w:themeColor="text1"/>
        </w:rPr>
        <w:t xml:space="preserve"> Для этого нужна дополнительная апостериорная верификация.</w:t>
      </w:r>
    </w:p>
    <w:p w14:paraId="41F226F2" w14:textId="670C02AC" w:rsidR="00DF3E62"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Верификация модели заключается в проверке её способности воспроизводить качественно известные сценарии развития ВИЧ-инфекции, включая прогрессирование заболевания при отсутствии антиретровирусной терапии и подавление вирусной репликации на фоне постоянного лечения.</w:t>
      </w:r>
    </w:p>
    <w:p w14:paraId="3F8A1AD5" w14:textId="01CCE8D6" w:rsidR="00DC480F"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Дополнительной задачей является анализ параметров модели с целью выделения критических характеристик, оказывающих наибольшее влияние на динамику системы, а также идентификация минимально необходимого набора клинически измеряемых параметров, требуемых для персонализации модели и её потенциального использования в прогнозировании течения заболевания и оптимизации терапии.</w:t>
      </w:r>
    </w:p>
    <w:p w14:paraId="5402C678" w14:textId="2F112706" w:rsidR="00DF3E62" w:rsidRPr="00ED0A5F" w:rsidRDefault="00DF3E62" w:rsidP="00ED0A5F">
      <w:pPr>
        <w:pStyle w:val="Heading2"/>
        <w:rPr>
          <w:rFonts w:eastAsiaTheme="minorEastAsia"/>
          <w:color w:val="000000" w:themeColor="text1"/>
        </w:rPr>
      </w:pPr>
      <w:bookmarkStart w:id="13" w:name="_Toc221915479"/>
      <w:r w:rsidRPr="00ED0A5F">
        <w:rPr>
          <w:rFonts w:eastAsiaTheme="minorEastAsia"/>
          <w:color w:val="000000" w:themeColor="text1"/>
        </w:rPr>
        <w:t>3.1 Верификация модели при отсутствии терапии</w:t>
      </w:r>
      <w:bookmarkEnd w:id="13"/>
    </w:p>
    <w:p w14:paraId="7C98C834" w14:textId="77777777" w:rsidR="00DF3E62"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При моделировании динамики системы в отсутствие антиретровирусной терапии наблюдается устойчивый рост популяции инфицированных клеток и формирование латентного резервуара, что соответствует известным механизмам хронизации ВИЧ-инфекции. Популяция клеток-мишеней постепенно снижается, в то время как иммунный ответ, представленный хелперными и эффекторными лимфоцитами, демонстрирует фазу активации, сменяющуюся функциональным истощением.</w:t>
      </w:r>
    </w:p>
    <w:p w14:paraId="0C457618" w14:textId="77777777" w:rsidR="00DF3E62"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Такое поведение системы соответствует классическому сценарию естественного течения ВИЧ-инфекции: острая фаза, переход в хроническую стадию и прогрессирование заболевания при отсутствии лечения.</w:t>
      </w:r>
    </w:p>
    <w:p w14:paraId="2F873F3C" w14:textId="56B52234" w:rsidR="00DF3E62" w:rsidRPr="00ED0A5F" w:rsidRDefault="00B944FD" w:rsidP="00DF3E62">
      <w:pPr>
        <w:rPr>
          <w:rFonts w:ascii="Times New Roman" w:hAnsi="Times New Roman" w:cs="Times New Roman"/>
          <w:iCs/>
          <w:color w:val="000000" w:themeColor="text1"/>
        </w:rPr>
      </w:pPr>
      <w:r w:rsidRPr="00ED0A5F">
        <w:rPr>
          <w:rFonts w:ascii="Times New Roman" w:hAnsi="Times New Roman" w:cs="Times New Roman"/>
          <w:iCs/>
          <w:noProof/>
          <w:color w:val="000000" w:themeColor="text1"/>
          <w:lang w:val="en-US"/>
        </w:rPr>
        <w:lastRenderedPageBreak/>
        <w:drawing>
          <wp:inline distT="0" distB="0" distL="0" distR="0" wp14:anchorId="7DEE0F36" wp14:editId="7CC46B53">
            <wp:extent cx="5940425" cy="3922395"/>
            <wp:effectExtent l="0" t="0" r="317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922395"/>
                    </a:xfrm>
                    <a:prstGeom prst="rect">
                      <a:avLst/>
                    </a:prstGeom>
                  </pic:spPr>
                </pic:pic>
              </a:graphicData>
            </a:graphic>
          </wp:inline>
        </w:drawing>
      </w:r>
    </w:p>
    <w:p w14:paraId="05445959" w14:textId="5A061314" w:rsidR="00A73FDD" w:rsidRPr="00AB05CE" w:rsidRDefault="00261069" w:rsidP="00AB05CE">
      <w:pPr>
        <w:jc w:val="both"/>
        <w:rPr>
          <w:rFonts w:ascii="Times New Roman" w:hAnsi="Times New Roman" w:cs="Times New Roman"/>
          <w:iCs/>
          <w:color w:val="000000" w:themeColor="text1"/>
          <w:sz w:val="20"/>
          <w:szCs w:val="20"/>
        </w:rPr>
      </w:pPr>
      <w:r w:rsidRPr="00AB05CE">
        <w:rPr>
          <w:rFonts w:ascii="Times New Roman" w:hAnsi="Times New Roman" w:cs="Times New Roman"/>
          <w:iCs/>
          <w:color w:val="000000" w:themeColor="text1"/>
          <w:sz w:val="20"/>
          <w:szCs w:val="20"/>
        </w:rPr>
        <w:t>Рис 5</w:t>
      </w:r>
      <w:r w:rsidR="00A73FDD" w:rsidRPr="00AB05CE">
        <w:rPr>
          <w:rFonts w:ascii="Times New Roman" w:hAnsi="Times New Roman" w:cs="Times New Roman"/>
          <w:iCs/>
          <w:color w:val="000000" w:themeColor="text1"/>
          <w:sz w:val="20"/>
          <w:szCs w:val="20"/>
        </w:rPr>
        <w:t xml:space="preserve">. Динамика ВИЧ-инфекции без антиретровирусной терапии при параметрах: </w:t>
      </w:r>
      <m:oMath>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R</m:t>
            </m:r>
          </m:e>
          <m:sub>
            <m:r>
              <m:rPr>
                <m:sty m:val="p"/>
              </m:rPr>
              <w:rPr>
                <w:rFonts w:ascii="Cambria Math" w:hAnsi="Cambria Math" w:cs="Times New Roman"/>
                <w:color w:val="000000" w:themeColor="text1"/>
                <w:sz w:val="20"/>
                <w:szCs w:val="20"/>
              </w:rPr>
              <m:t>0</m:t>
            </m:r>
          </m:sub>
        </m:sSub>
        <m:r>
          <m:rPr>
            <m:sty m:val="p"/>
          </m:rPr>
          <w:rPr>
            <w:rFonts w:ascii="Cambria Math" w:hAnsi="Cambria Math" w:cs="Times New Roman"/>
            <w:color w:val="000000" w:themeColor="text1"/>
            <w:sz w:val="20"/>
            <w:szCs w:val="20"/>
          </w:rPr>
          <m:t>=8.0,</m:t>
        </m:r>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0E</m:t>
            </m:r>
          </m:sub>
        </m:sSub>
        <m:r>
          <m:rPr>
            <m:sty m:val="p"/>
          </m:rPr>
          <w:rPr>
            <w:rFonts w:ascii="Cambria Math" w:hAnsi="Cambria Math" w:cs="Times New Roman"/>
            <w:color w:val="000000" w:themeColor="text1"/>
            <w:sz w:val="20"/>
            <w:szCs w:val="20"/>
          </w:rPr>
          <m:t>=0.001,</m:t>
        </m:r>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0H</m:t>
            </m:r>
          </m:sub>
        </m:sSub>
        <m:r>
          <m:rPr>
            <m:sty m:val="p"/>
          </m:rPr>
          <w:rPr>
            <w:rFonts w:ascii="Cambria Math" w:hAnsi="Cambria Math" w:cs="Times New Roman"/>
            <w:color w:val="000000" w:themeColor="text1"/>
            <w:sz w:val="20"/>
            <w:szCs w:val="20"/>
          </w:rPr>
          <m:t>=0.003,w=10.0</m:t>
        </m:r>
      </m:oMath>
      <w:r w:rsidR="00A73FDD" w:rsidRPr="00AB05CE">
        <w:rPr>
          <w:rFonts w:ascii="Times New Roman" w:hAnsi="Times New Roman" w:cs="Times New Roman"/>
          <w:iCs/>
          <w:color w:val="000000" w:themeColor="text1"/>
          <w:sz w:val="20"/>
          <w:szCs w:val="20"/>
        </w:rPr>
        <w:t>. График показывает переход системы в состояние высокой вирусной нагрузки с полным истощением CD4+ Т-хелперов (helper-independent steady state)</w:t>
      </w:r>
      <w:r w:rsidR="00EA01B3" w:rsidRPr="00AB05CE">
        <w:rPr>
          <w:rFonts w:ascii="Times New Roman" w:hAnsi="Times New Roman" w:cs="Times New Roman"/>
          <w:iCs/>
          <w:color w:val="000000" w:themeColor="text1"/>
          <w:sz w:val="20"/>
          <w:szCs w:val="20"/>
        </w:rPr>
        <w:t xml:space="preserve"> [</w:t>
      </w:r>
      <w:r w:rsidR="00EA01B3" w:rsidRPr="00AB05CE">
        <w:rPr>
          <w:rFonts w:ascii="Times New Roman" w:hAnsi="Times New Roman" w:cs="Times New Roman"/>
          <w:iCs/>
          <w:color w:val="000000" w:themeColor="text1"/>
          <w:sz w:val="20"/>
          <w:szCs w:val="20"/>
        </w:rPr>
        <w:fldChar w:fldCharType="begin"/>
      </w:r>
      <w:r w:rsidR="00EA01B3" w:rsidRPr="00AB05CE">
        <w:rPr>
          <w:rFonts w:ascii="Times New Roman" w:hAnsi="Times New Roman" w:cs="Times New Roman"/>
          <w:iCs/>
          <w:color w:val="000000" w:themeColor="text1"/>
          <w:sz w:val="20"/>
          <w:szCs w:val="20"/>
        </w:rPr>
        <w:instrText xml:space="preserve"> REF _Ref221741079 \r \h </w:instrText>
      </w:r>
      <w:r w:rsidR="00EA01B3" w:rsidRPr="00AB05CE">
        <w:rPr>
          <w:rFonts w:ascii="Times New Roman" w:hAnsi="Times New Roman" w:cs="Times New Roman"/>
          <w:iCs/>
          <w:color w:val="000000" w:themeColor="text1"/>
          <w:sz w:val="20"/>
          <w:szCs w:val="20"/>
        </w:rPr>
      </w:r>
      <w:r w:rsidR="00EA01B3" w:rsidRPr="00AB05CE">
        <w:rPr>
          <w:rFonts w:ascii="Times New Roman" w:hAnsi="Times New Roman" w:cs="Times New Roman"/>
          <w:iCs/>
          <w:color w:val="000000" w:themeColor="text1"/>
          <w:sz w:val="20"/>
          <w:szCs w:val="20"/>
        </w:rPr>
        <w:fldChar w:fldCharType="separate"/>
      </w:r>
      <w:r w:rsidR="00EA01B3" w:rsidRPr="00AB05CE">
        <w:rPr>
          <w:rFonts w:ascii="Times New Roman" w:hAnsi="Times New Roman" w:cs="Times New Roman"/>
          <w:iCs/>
          <w:color w:val="000000" w:themeColor="text1"/>
          <w:sz w:val="20"/>
          <w:szCs w:val="20"/>
        </w:rPr>
        <w:t>5</w:t>
      </w:r>
      <w:r w:rsidR="00EA01B3" w:rsidRPr="00AB05CE">
        <w:rPr>
          <w:rFonts w:ascii="Times New Roman" w:hAnsi="Times New Roman" w:cs="Times New Roman"/>
          <w:iCs/>
          <w:color w:val="000000" w:themeColor="text1"/>
          <w:sz w:val="20"/>
          <w:szCs w:val="20"/>
        </w:rPr>
        <w:fldChar w:fldCharType="end"/>
      </w:r>
      <w:r w:rsidR="00EA01B3" w:rsidRPr="00AB05CE">
        <w:rPr>
          <w:rFonts w:ascii="Times New Roman" w:hAnsi="Times New Roman" w:cs="Times New Roman"/>
          <w:iCs/>
          <w:color w:val="000000" w:themeColor="text1"/>
          <w:sz w:val="20"/>
          <w:szCs w:val="20"/>
        </w:rPr>
        <w:t>]</w:t>
      </w:r>
      <w:r w:rsidR="00A73FDD" w:rsidRPr="00AB05CE">
        <w:rPr>
          <w:rFonts w:ascii="Times New Roman" w:hAnsi="Times New Roman" w:cs="Times New Roman"/>
          <w:iCs/>
          <w:color w:val="000000" w:themeColor="text1"/>
          <w:sz w:val="20"/>
          <w:szCs w:val="20"/>
        </w:rPr>
        <w:t>.</w:t>
      </w:r>
    </w:p>
    <w:p w14:paraId="49AA82CF" w14:textId="77777777" w:rsidR="00092329" w:rsidRPr="00ED0A5F" w:rsidRDefault="00092329" w:rsidP="00AB05CE">
      <w:pPr>
        <w:jc w:val="both"/>
        <w:rPr>
          <w:rFonts w:ascii="Times New Roman" w:hAnsi="Times New Roman" w:cs="Times New Roman"/>
          <w:i/>
          <w:color w:val="000000" w:themeColor="text1"/>
        </w:rPr>
      </w:pPr>
    </w:p>
    <w:p w14:paraId="455604EF" w14:textId="04FD4EF2" w:rsidR="00A73FDD" w:rsidRPr="00ED0A5F" w:rsidRDefault="00A73FD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На графике показана динамика ВИЧ-инфекции без антиретровирусной терапии. После заражения вирус быстро размножается, вызывая резкий рост инфицированных клеток. Одновременно происходит катастрофическое падение CD4+ Т-хелперов — они практически полностью исчезают в первые 20 дней. Хотя иммунная система пытается ответить (активируются эффекторные клетки), этого недостаточно для контроля над инфекцией.</w:t>
      </w:r>
    </w:p>
    <w:p w14:paraId="10E85A61" w14:textId="24B91EDB" w:rsidR="00A73FDD" w:rsidRPr="00ED0A5F" w:rsidRDefault="00A73FD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Без терапии система стабилизируется в состоянии с высокой вирусной нагрузкой и отсутствующими хелперами — это соответствует классическому прогрессированию к СПИДу. График демонстрирует, что с данными параметрами спонтанного контроля не возникает, и без лечения инфекция неизбежно приводит к истощению иммунитета.</w:t>
      </w:r>
    </w:p>
    <w:p w14:paraId="45C838DB" w14:textId="78854422" w:rsidR="00261069" w:rsidRPr="00ED0A5F" w:rsidRDefault="00A1692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Итог: Модель демонстрирует классическое развитие острой ВИЧ-инфекции в отсутствие лечения: неконтролируемая вирусная репликация (пик инфицированных клеток) приводит к катастрофическому истощению пула CD4+ Т-хелперов, после чего система переходит в состояние хронической инфекции с установлением вирусного "set point", </w:t>
      </w:r>
      <w:r w:rsidR="00A73FDD" w:rsidRPr="00ED0A5F">
        <w:rPr>
          <w:rFonts w:ascii="Times New Roman" w:hAnsi="Times New Roman" w:cs="Times New Roman"/>
          <w:iCs/>
          <w:color w:val="000000" w:themeColor="text1"/>
        </w:rPr>
        <w:t>критическим</w:t>
      </w:r>
      <w:r w:rsidRPr="00ED0A5F">
        <w:rPr>
          <w:rFonts w:ascii="Times New Roman" w:hAnsi="Times New Roman" w:cs="Times New Roman"/>
          <w:iCs/>
          <w:color w:val="000000" w:themeColor="text1"/>
        </w:rPr>
        <w:t xml:space="preserve"> уровнем хелперов и персистенцией вируса.</w:t>
      </w:r>
    </w:p>
    <w:p w14:paraId="4857576C" w14:textId="77777777" w:rsidR="00136B57" w:rsidRPr="00ED0A5F" w:rsidRDefault="00136B57" w:rsidP="00AB05CE">
      <w:pPr>
        <w:jc w:val="both"/>
        <w:rPr>
          <w:rFonts w:ascii="Times New Roman" w:hAnsi="Times New Roman" w:cs="Times New Roman"/>
          <w:b/>
          <w:bCs/>
          <w:iCs/>
          <w:color w:val="000000" w:themeColor="text1"/>
        </w:rPr>
      </w:pPr>
    </w:p>
    <w:p w14:paraId="7691E99F" w14:textId="77777777" w:rsidR="00136B57" w:rsidRPr="00ED0A5F" w:rsidRDefault="00136B57" w:rsidP="00525532">
      <w:pPr>
        <w:rPr>
          <w:rFonts w:ascii="Times New Roman" w:hAnsi="Times New Roman" w:cs="Times New Roman"/>
          <w:b/>
          <w:bCs/>
          <w:iCs/>
          <w:color w:val="000000" w:themeColor="text1"/>
        </w:rPr>
      </w:pPr>
    </w:p>
    <w:p w14:paraId="584A80CC" w14:textId="59C1B036" w:rsidR="00525532" w:rsidRPr="00ED0A5F" w:rsidRDefault="00525532" w:rsidP="00ED0A5F">
      <w:pPr>
        <w:pStyle w:val="Heading2"/>
        <w:rPr>
          <w:rFonts w:eastAsiaTheme="minorEastAsia"/>
          <w:color w:val="000000" w:themeColor="text1"/>
        </w:rPr>
      </w:pPr>
      <w:bookmarkStart w:id="14" w:name="_Toc221915480"/>
      <w:r w:rsidRPr="00ED0A5F">
        <w:rPr>
          <w:rFonts w:eastAsiaTheme="minorEastAsia"/>
          <w:color w:val="000000" w:themeColor="text1"/>
        </w:rPr>
        <w:lastRenderedPageBreak/>
        <w:t xml:space="preserve">3.2 Верификация модели </w:t>
      </w:r>
      <w:r w:rsidR="00733B28" w:rsidRPr="00ED0A5F">
        <w:rPr>
          <w:rFonts w:eastAsiaTheme="minorEastAsia"/>
          <w:color w:val="000000" w:themeColor="text1"/>
        </w:rPr>
        <w:t>в случае</w:t>
      </w:r>
      <w:r w:rsidRPr="00ED0A5F">
        <w:rPr>
          <w:rFonts w:eastAsiaTheme="minorEastAsia"/>
          <w:color w:val="000000" w:themeColor="text1"/>
        </w:rPr>
        <w:t xml:space="preserve"> </w:t>
      </w:r>
      <w:r w:rsidR="00733B28" w:rsidRPr="00ED0A5F">
        <w:rPr>
          <w:rFonts w:eastAsiaTheme="minorEastAsia"/>
          <w:color w:val="000000" w:themeColor="text1"/>
        </w:rPr>
        <w:t xml:space="preserve">временной </w:t>
      </w:r>
      <w:r w:rsidRPr="00ED0A5F">
        <w:rPr>
          <w:rFonts w:eastAsiaTheme="minorEastAsia"/>
          <w:color w:val="000000" w:themeColor="text1"/>
        </w:rPr>
        <w:t>антиретровирусной терапии</w:t>
      </w:r>
      <w:bookmarkEnd w:id="14"/>
      <w:r w:rsidR="006E3F52" w:rsidRPr="00ED0A5F">
        <w:rPr>
          <w:rFonts w:eastAsiaTheme="minorEastAsia"/>
          <w:color w:val="000000" w:themeColor="text1"/>
        </w:rPr>
        <w:t xml:space="preserve"> </w:t>
      </w:r>
    </w:p>
    <w:p w14:paraId="3E2B22B6" w14:textId="0A519AE0" w:rsidR="00525532" w:rsidRPr="00ED0A5F" w:rsidRDefault="0052553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При введении параметров, моделирующих действие антиретровирусной терапии</w:t>
      </w:r>
      <w:r w:rsidR="00733B28" w:rsidRPr="00ED0A5F">
        <w:rPr>
          <w:rFonts w:ascii="Times New Roman" w:hAnsi="Times New Roman" w:cs="Times New Roman"/>
          <w:iCs/>
          <w:color w:val="000000" w:themeColor="text1"/>
        </w:rPr>
        <w:t xml:space="preserve"> с</w:t>
      </w:r>
      <w:r w:rsidR="000E6558" w:rsidRPr="00ED0A5F">
        <w:rPr>
          <w:rFonts w:ascii="Times New Roman" w:hAnsi="Times New Roman" w:cs="Times New Roman"/>
          <w:iCs/>
          <w:color w:val="000000" w:themeColor="text1"/>
        </w:rPr>
        <w:t>о</w:t>
      </w:r>
      <w:r w:rsidR="00733B28" w:rsidRPr="00ED0A5F">
        <w:rPr>
          <w:rFonts w:ascii="Times New Roman" w:hAnsi="Times New Roman" w:cs="Times New Roman"/>
          <w:iCs/>
          <w:color w:val="000000" w:themeColor="text1"/>
        </w:rPr>
        <w:t xml:space="preserve"> дня 6 по день 12 системной инфекции</w:t>
      </w:r>
      <w:r w:rsidRPr="00ED0A5F">
        <w:rPr>
          <w:rFonts w:ascii="Times New Roman" w:hAnsi="Times New Roman" w:cs="Times New Roman"/>
          <w:iCs/>
          <w:color w:val="000000" w:themeColor="text1"/>
        </w:rPr>
        <w:t>, система демонстрирует качественно иное поведение: снижается скорость инфицирования клеток-мишеней, уменьшается продукция вируса и стабилизируется численность инфицированных клеток</w:t>
      </w:r>
      <w:r w:rsidR="000E6558" w:rsidRPr="00ED0A5F">
        <w:rPr>
          <w:rFonts w:ascii="Times New Roman" w:hAnsi="Times New Roman" w:cs="Times New Roman"/>
          <w:iCs/>
          <w:color w:val="000000" w:themeColor="text1"/>
        </w:rPr>
        <w:t xml:space="preserve"> (рис. 6)</w:t>
      </w:r>
      <w:r w:rsidRPr="00ED0A5F">
        <w:rPr>
          <w:rFonts w:ascii="Times New Roman" w:hAnsi="Times New Roman" w:cs="Times New Roman"/>
          <w:iCs/>
          <w:color w:val="000000" w:themeColor="text1"/>
        </w:rPr>
        <w:t>. Популяция неинфицированных T-клеток демонстрирует восстановление, а иммунный ответ приобретает устойчивый характер.</w:t>
      </w:r>
    </w:p>
    <w:p w14:paraId="764A88D4" w14:textId="38420B07" w:rsidR="00525532" w:rsidRPr="00ED0A5F" w:rsidRDefault="0052553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Данный режим динамики соответствует клинически наблюдаемому эффекту </w:t>
      </w:r>
      <w:r w:rsidR="00733B28" w:rsidRPr="00ED0A5F">
        <w:rPr>
          <w:rFonts w:ascii="Times New Roman" w:hAnsi="Times New Roman" w:cs="Times New Roman"/>
          <w:iCs/>
          <w:color w:val="000000" w:themeColor="text1"/>
        </w:rPr>
        <w:t xml:space="preserve">раннему </w:t>
      </w:r>
      <w:r w:rsidRPr="00ED0A5F">
        <w:rPr>
          <w:rFonts w:ascii="Times New Roman" w:hAnsi="Times New Roman" w:cs="Times New Roman"/>
          <w:iCs/>
          <w:color w:val="000000" w:themeColor="text1"/>
        </w:rPr>
        <w:t>АРТ</w:t>
      </w:r>
      <w:r w:rsidR="00733B28" w:rsidRPr="00ED0A5F">
        <w:rPr>
          <w:rFonts w:ascii="Times New Roman" w:hAnsi="Times New Roman" w:cs="Times New Roman"/>
          <w:iCs/>
          <w:color w:val="000000" w:themeColor="text1"/>
        </w:rPr>
        <w:t xml:space="preserve"> в некоторых пациентах (10-15%)</w:t>
      </w:r>
      <w:r w:rsidRPr="00ED0A5F">
        <w:rPr>
          <w:rFonts w:ascii="Times New Roman" w:hAnsi="Times New Roman" w:cs="Times New Roman"/>
          <w:iCs/>
          <w:color w:val="000000" w:themeColor="text1"/>
        </w:rPr>
        <w:t>, характеризующемуся подавлением вирусной нагрузки и частичным восстановлением иммунной функции</w:t>
      </w:r>
      <w:r w:rsidR="00443F56" w:rsidRPr="00443F56">
        <w:rPr>
          <w:rFonts w:ascii="Times New Roman" w:hAnsi="Times New Roman" w:cs="Times New Roman"/>
          <w:iCs/>
          <w:color w:val="000000" w:themeColor="text1"/>
        </w:rPr>
        <w:t xml:space="preserve"> [</w:t>
      </w:r>
      <w:r w:rsidR="007D1E23">
        <w:rPr>
          <w:rFonts w:ascii="Times New Roman" w:hAnsi="Times New Roman" w:cs="Times New Roman"/>
          <w:iCs/>
          <w:color w:val="000000" w:themeColor="text1"/>
        </w:rPr>
        <w:fldChar w:fldCharType="begin"/>
      </w:r>
      <w:r w:rsidR="007D1E23">
        <w:rPr>
          <w:rFonts w:ascii="Times New Roman" w:hAnsi="Times New Roman" w:cs="Times New Roman"/>
          <w:iCs/>
          <w:color w:val="000000" w:themeColor="text1"/>
        </w:rPr>
        <w:instrText xml:space="preserve"> REF _Ref221740627 \r \h </w:instrText>
      </w:r>
      <w:r w:rsidR="00AB05CE">
        <w:rPr>
          <w:rFonts w:ascii="Times New Roman" w:hAnsi="Times New Roman" w:cs="Times New Roman"/>
          <w:iCs/>
          <w:color w:val="000000" w:themeColor="text1"/>
        </w:rPr>
        <w:instrText xml:space="preserve"> \* MERGEFORMAT </w:instrText>
      </w:r>
      <w:r w:rsidR="007D1E23">
        <w:rPr>
          <w:rFonts w:ascii="Times New Roman" w:hAnsi="Times New Roman" w:cs="Times New Roman"/>
          <w:iCs/>
          <w:color w:val="000000" w:themeColor="text1"/>
        </w:rPr>
      </w:r>
      <w:r w:rsidR="007D1E23">
        <w:rPr>
          <w:rFonts w:ascii="Times New Roman" w:hAnsi="Times New Roman" w:cs="Times New Roman"/>
          <w:iCs/>
          <w:color w:val="000000" w:themeColor="text1"/>
        </w:rPr>
        <w:fldChar w:fldCharType="separate"/>
      </w:r>
      <w:r w:rsidR="007D1E23">
        <w:rPr>
          <w:rFonts w:ascii="Times New Roman" w:hAnsi="Times New Roman" w:cs="Times New Roman"/>
          <w:iCs/>
          <w:color w:val="000000" w:themeColor="text1"/>
        </w:rPr>
        <w:t>2</w:t>
      </w:r>
      <w:r w:rsidR="007D1E23">
        <w:rPr>
          <w:rFonts w:ascii="Times New Roman" w:hAnsi="Times New Roman" w:cs="Times New Roman"/>
          <w:iCs/>
          <w:color w:val="000000" w:themeColor="text1"/>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rPr>
        <w:fldChar w:fldCharType="begin"/>
      </w:r>
      <w:r w:rsidR="00443F56">
        <w:rPr>
          <w:rFonts w:ascii="Times New Roman" w:hAnsi="Times New Roman" w:cs="Times New Roman"/>
          <w:iCs/>
          <w:color w:val="000000" w:themeColor="text1"/>
        </w:rPr>
        <w:instrText xml:space="preserve"> REF _Ref221741079 \r \h </w:instrText>
      </w:r>
      <w:r w:rsidR="00AB05CE">
        <w:rPr>
          <w:rFonts w:ascii="Times New Roman" w:hAnsi="Times New Roman" w:cs="Times New Roman"/>
          <w:iCs/>
          <w:color w:val="000000" w:themeColor="text1"/>
        </w:rPr>
        <w:instrText xml:space="preserve"> \* MERGEFORMAT </w:instrText>
      </w:r>
      <w:r w:rsidR="00443F56">
        <w:rPr>
          <w:rFonts w:ascii="Times New Roman" w:hAnsi="Times New Roman" w:cs="Times New Roman"/>
          <w:iCs/>
          <w:color w:val="000000" w:themeColor="text1"/>
        </w:rPr>
      </w:r>
      <w:r w:rsidR="00443F56">
        <w:rPr>
          <w:rFonts w:ascii="Times New Roman" w:hAnsi="Times New Roman" w:cs="Times New Roman"/>
          <w:iCs/>
          <w:color w:val="000000" w:themeColor="text1"/>
        </w:rPr>
        <w:fldChar w:fldCharType="separate"/>
      </w:r>
      <w:r w:rsidR="00443F56">
        <w:rPr>
          <w:rFonts w:ascii="Times New Roman" w:hAnsi="Times New Roman" w:cs="Times New Roman"/>
          <w:iCs/>
          <w:color w:val="000000" w:themeColor="text1"/>
        </w:rPr>
        <w:t>5</w:t>
      </w:r>
      <w:r w:rsidR="00443F56">
        <w:rPr>
          <w:rFonts w:ascii="Times New Roman" w:hAnsi="Times New Roman" w:cs="Times New Roman"/>
          <w:iCs/>
          <w:color w:val="000000" w:themeColor="text1"/>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w:t>
      </w:r>
    </w:p>
    <w:p w14:paraId="1A43B184" w14:textId="188D4CEB" w:rsidR="00525532" w:rsidRPr="00ED0A5F" w:rsidRDefault="00525532" w:rsidP="00525532">
      <w:pPr>
        <w:rPr>
          <w:rFonts w:ascii="Times New Roman" w:hAnsi="Times New Roman" w:cs="Times New Roman"/>
          <w:iCs/>
          <w:color w:val="000000" w:themeColor="text1"/>
        </w:rPr>
      </w:pPr>
      <w:r w:rsidRPr="00ED0A5F">
        <w:rPr>
          <w:rFonts w:ascii="Times New Roman" w:hAnsi="Times New Roman" w:cs="Times New Roman"/>
          <w:iCs/>
          <w:noProof/>
          <w:color w:val="000000" w:themeColor="text1"/>
        </w:rPr>
        <w:drawing>
          <wp:inline distT="0" distB="0" distL="0" distR="0" wp14:anchorId="7FCC9142" wp14:editId="67CB0F09">
            <wp:extent cx="5940425" cy="391096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910965"/>
                    </a:xfrm>
                    <a:prstGeom prst="rect">
                      <a:avLst/>
                    </a:prstGeom>
                  </pic:spPr>
                </pic:pic>
              </a:graphicData>
            </a:graphic>
          </wp:inline>
        </w:drawing>
      </w:r>
    </w:p>
    <w:p w14:paraId="29FEB047" w14:textId="4B0BA6E3" w:rsidR="00525532" w:rsidRPr="00AB05CE" w:rsidRDefault="00525532" w:rsidP="00525532">
      <w:pPr>
        <w:rPr>
          <w:rFonts w:ascii="Times New Roman" w:hAnsi="Times New Roman" w:cs="Times New Roman"/>
          <w:iCs/>
          <w:color w:val="000000" w:themeColor="text1"/>
          <w:sz w:val="20"/>
          <w:szCs w:val="20"/>
        </w:rPr>
      </w:pPr>
      <w:r w:rsidRPr="00AB05CE">
        <w:rPr>
          <w:rFonts w:ascii="Times New Roman" w:hAnsi="Times New Roman" w:cs="Times New Roman"/>
          <w:iCs/>
          <w:color w:val="000000" w:themeColor="text1"/>
          <w:sz w:val="20"/>
          <w:szCs w:val="20"/>
        </w:rPr>
        <w:t xml:space="preserve">Рис 6. </w:t>
      </w:r>
      <w:r w:rsidR="006E393F" w:rsidRPr="00AB05CE">
        <w:rPr>
          <w:rFonts w:ascii="Times New Roman" w:hAnsi="Times New Roman" w:cs="Times New Roman"/>
          <w:iCs/>
          <w:color w:val="000000" w:themeColor="text1"/>
          <w:sz w:val="20"/>
          <w:szCs w:val="20"/>
        </w:rPr>
        <w:t>Динамика ВИЧ-инфекции при сбалансированных параметрах иммунного ответа (</w:t>
      </w:r>
      <m:oMath>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0H</m:t>
            </m:r>
          </m:sub>
        </m:sSub>
        <m:r>
          <m:rPr>
            <m:sty m:val="p"/>
          </m:rPr>
          <w:rPr>
            <w:rFonts w:ascii="Cambria Math" w:hAnsi="Cambria Math" w:cs="Times New Roman"/>
            <w:color w:val="000000" w:themeColor="text1"/>
            <w:sz w:val="20"/>
            <w:szCs w:val="20"/>
          </w:rPr>
          <m:t>=0.003,</m:t>
        </m:r>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0E</m:t>
            </m:r>
          </m:sub>
        </m:sSub>
        <m:r>
          <m:rPr>
            <m:sty m:val="p"/>
          </m:rPr>
          <w:rPr>
            <w:rFonts w:ascii="Cambria Math" w:hAnsi="Cambria Math" w:cs="Times New Roman"/>
            <w:color w:val="000000" w:themeColor="text1"/>
            <w:sz w:val="20"/>
            <w:szCs w:val="20"/>
          </w:rPr>
          <m:t>=0.001</m:t>
        </m:r>
      </m:oMath>
      <w:r w:rsidR="006E393F" w:rsidRPr="00AB05CE">
        <w:rPr>
          <w:rFonts w:ascii="Times New Roman" w:hAnsi="Times New Roman" w:cs="Times New Roman"/>
          <w:iCs/>
          <w:color w:val="000000" w:themeColor="text1"/>
          <w:sz w:val="20"/>
          <w:szCs w:val="20"/>
        </w:rPr>
        <w:t xml:space="preserve">) с применением </w:t>
      </w:r>
      <w:r w:rsidR="00733B28" w:rsidRPr="00AB05CE">
        <w:rPr>
          <w:rFonts w:ascii="Times New Roman" w:hAnsi="Times New Roman" w:cs="Times New Roman"/>
          <w:iCs/>
          <w:color w:val="000000" w:themeColor="text1"/>
          <w:sz w:val="20"/>
          <w:szCs w:val="20"/>
        </w:rPr>
        <w:t xml:space="preserve">временной </w:t>
      </w:r>
      <w:r w:rsidR="006E393F" w:rsidRPr="00AB05CE">
        <w:rPr>
          <w:rFonts w:ascii="Times New Roman" w:hAnsi="Times New Roman" w:cs="Times New Roman"/>
          <w:iCs/>
          <w:color w:val="000000" w:themeColor="text1"/>
          <w:sz w:val="20"/>
          <w:szCs w:val="20"/>
        </w:rPr>
        <w:t>антиретровирусной терапии (дни</w:t>
      </w:r>
      <w:r w:rsidR="00733B28" w:rsidRPr="00AB05CE">
        <w:rPr>
          <w:rFonts w:ascii="Times New Roman" w:hAnsi="Times New Roman" w:cs="Times New Roman"/>
          <w:iCs/>
          <w:color w:val="000000" w:themeColor="text1"/>
          <w:sz w:val="20"/>
          <w:szCs w:val="20"/>
        </w:rPr>
        <w:t xml:space="preserve"> 6-12</w:t>
      </w:r>
      <w:r w:rsidR="006E393F" w:rsidRPr="00AB05CE">
        <w:rPr>
          <w:rFonts w:ascii="Times New Roman" w:hAnsi="Times New Roman" w:cs="Times New Roman"/>
          <w:iCs/>
          <w:color w:val="000000" w:themeColor="text1"/>
          <w:sz w:val="20"/>
          <w:szCs w:val="20"/>
        </w:rPr>
        <w:t>).</w:t>
      </w:r>
    </w:p>
    <w:p w14:paraId="6E2E861B" w14:textId="77777777" w:rsidR="00092329" w:rsidRPr="00ED0A5F" w:rsidRDefault="00092329" w:rsidP="00525532">
      <w:pPr>
        <w:rPr>
          <w:rFonts w:ascii="Times New Roman" w:hAnsi="Times New Roman" w:cs="Times New Roman"/>
          <w:i/>
          <w:color w:val="000000" w:themeColor="text1"/>
        </w:rPr>
      </w:pPr>
    </w:p>
    <w:p w14:paraId="5BF6E161" w14:textId="56BC6914" w:rsidR="00B943ED" w:rsidRPr="00ED0A5F"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Моделирование иллюстрирует, как временное подавление вируса с помощью ART (применена в интервале </w:t>
      </w:r>
      <w:r w:rsidR="006E393F" w:rsidRPr="00ED0A5F">
        <w:rPr>
          <w:rFonts w:ascii="Times New Roman" w:hAnsi="Times New Roman" w:cs="Times New Roman"/>
          <w:iCs/>
          <w:color w:val="000000" w:themeColor="text1"/>
        </w:rPr>
        <w:t>6</w:t>
      </w:r>
      <w:r w:rsidRPr="00ED0A5F">
        <w:rPr>
          <w:rFonts w:ascii="Times New Roman" w:hAnsi="Times New Roman" w:cs="Times New Roman"/>
          <w:iCs/>
          <w:color w:val="000000" w:themeColor="text1"/>
        </w:rPr>
        <w:t xml:space="preserve">–12 суток после заражения) может кардинально изменить долгосрочный исход инфекции. Без терапии система неизбежно переходит в состояние с неконтролируемой репликацией вируса и почти полным истощением CD4+ Т-хелперов. Однако кратковременное терапевтическое окно создаёт возможность для иммунной системы переключиться на альтернативный устойчивый режим, в котором сохраняются хелперы, а вирусная нагрузка остаётся на низком уровне даже после отмены лечения. </w:t>
      </w:r>
      <w:r w:rsidR="00F75EB7" w:rsidRPr="00ED0A5F">
        <w:rPr>
          <w:rFonts w:ascii="Times New Roman" w:hAnsi="Times New Roman" w:cs="Times New Roman"/>
          <w:iCs/>
          <w:color w:val="000000" w:themeColor="text1"/>
        </w:rPr>
        <w:t>Штриховые черные г</w:t>
      </w:r>
      <w:r w:rsidR="00733B28" w:rsidRPr="00ED0A5F">
        <w:rPr>
          <w:rFonts w:ascii="Times New Roman" w:hAnsi="Times New Roman" w:cs="Times New Roman"/>
          <w:iCs/>
          <w:color w:val="000000" w:themeColor="text1"/>
        </w:rPr>
        <w:t xml:space="preserve">оризональные линии на рис. 6 </w:t>
      </w:r>
      <w:r w:rsidRPr="00ED0A5F">
        <w:rPr>
          <w:rFonts w:ascii="Times New Roman" w:hAnsi="Times New Roman" w:cs="Times New Roman"/>
          <w:iCs/>
          <w:color w:val="000000" w:themeColor="text1"/>
        </w:rPr>
        <w:t>визуализиру</w:t>
      </w:r>
      <w:r w:rsidR="00733B28" w:rsidRPr="00ED0A5F">
        <w:rPr>
          <w:rFonts w:ascii="Times New Roman" w:hAnsi="Times New Roman" w:cs="Times New Roman"/>
          <w:iCs/>
          <w:color w:val="000000" w:themeColor="text1"/>
        </w:rPr>
        <w:t>ю</w:t>
      </w:r>
      <w:r w:rsidRPr="00ED0A5F">
        <w:rPr>
          <w:rFonts w:ascii="Times New Roman" w:hAnsi="Times New Roman" w:cs="Times New Roman"/>
          <w:iCs/>
          <w:color w:val="000000" w:themeColor="text1"/>
        </w:rPr>
        <w:t xml:space="preserve">т эту бистабильность: две возможные точки равновесия, разделённые критическим порогом, соответствуют разным </w:t>
      </w:r>
      <w:r w:rsidRPr="00ED0A5F">
        <w:rPr>
          <w:rFonts w:ascii="Times New Roman" w:hAnsi="Times New Roman" w:cs="Times New Roman"/>
          <w:iCs/>
          <w:color w:val="000000" w:themeColor="text1"/>
        </w:rPr>
        <w:lastRenderedPageBreak/>
        <w:t>клиническим исходам — прогрессирующему СПИДу или длительному контролю над инфекцией.</w:t>
      </w:r>
    </w:p>
    <w:p w14:paraId="5C74B344" w14:textId="77777777" w:rsidR="00B943ED" w:rsidRPr="00AC7B4B" w:rsidRDefault="00B943ED" w:rsidP="00525532">
      <w:pPr>
        <w:rPr>
          <w:rFonts w:ascii="Times New Roman" w:hAnsi="Times New Roman" w:cs="Times New Roman"/>
          <w:b/>
          <w:bCs/>
          <w:iCs/>
          <w:color w:val="000000" w:themeColor="text1"/>
        </w:rPr>
      </w:pPr>
    </w:p>
    <w:p w14:paraId="07608B45" w14:textId="27CAF4F7" w:rsidR="00733B28" w:rsidRPr="00ED0A5F" w:rsidRDefault="00801B95" w:rsidP="00ED0A5F">
      <w:pPr>
        <w:pStyle w:val="Heading2"/>
        <w:rPr>
          <w:rFonts w:eastAsiaTheme="minorEastAsia"/>
          <w:color w:val="000000" w:themeColor="text1"/>
        </w:rPr>
      </w:pPr>
      <w:bookmarkStart w:id="15" w:name="_Toc221915481"/>
      <w:r w:rsidRPr="00ED0A5F">
        <w:rPr>
          <w:rFonts w:eastAsiaTheme="minorEastAsia"/>
          <w:color w:val="000000" w:themeColor="text1"/>
        </w:rPr>
        <w:t xml:space="preserve">3.2.1 </w:t>
      </w:r>
      <w:r w:rsidR="00543617" w:rsidRPr="00ED0A5F">
        <w:rPr>
          <w:rFonts w:eastAsiaTheme="minorEastAsia"/>
          <w:color w:val="000000" w:themeColor="text1"/>
        </w:rPr>
        <w:t>А</w:t>
      </w:r>
      <w:r w:rsidRPr="00ED0A5F">
        <w:rPr>
          <w:rFonts w:eastAsiaTheme="minorEastAsia"/>
          <w:color w:val="000000" w:themeColor="text1"/>
        </w:rPr>
        <w:t>нтиретровирусн</w:t>
      </w:r>
      <w:r w:rsidR="00543617" w:rsidRPr="00ED0A5F">
        <w:rPr>
          <w:rFonts w:eastAsiaTheme="minorEastAsia"/>
          <w:color w:val="000000" w:themeColor="text1"/>
        </w:rPr>
        <w:t>ая</w:t>
      </w:r>
      <w:r w:rsidRPr="00ED0A5F">
        <w:rPr>
          <w:rFonts w:eastAsiaTheme="minorEastAsia"/>
          <w:color w:val="000000" w:themeColor="text1"/>
        </w:rPr>
        <w:t xml:space="preserve"> терапии при </w:t>
      </w:r>
      <w:r w:rsidR="00F75EB7" w:rsidRPr="00ED0A5F">
        <w:rPr>
          <w:rFonts w:eastAsiaTheme="minorEastAsia"/>
          <w:color w:val="000000" w:themeColor="text1"/>
        </w:rPr>
        <w:t xml:space="preserve">аномально </w:t>
      </w:r>
      <w:r w:rsidR="00733B28" w:rsidRPr="00ED0A5F">
        <w:rPr>
          <w:rFonts w:eastAsiaTheme="minorEastAsia"/>
          <w:color w:val="000000" w:themeColor="text1"/>
        </w:rPr>
        <w:t>малочувствительных хелперах.</w:t>
      </w:r>
      <w:bookmarkEnd w:id="15"/>
    </w:p>
    <w:p w14:paraId="7E71135D" w14:textId="6576F26B" w:rsidR="00A73FDD" w:rsidRPr="00ED0A5F" w:rsidRDefault="00126E31" w:rsidP="00525532">
      <w:pPr>
        <w:rPr>
          <w:rFonts w:ascii="Times New Roman" w:hAnsi="Times New Roman" w:cs="Times New Roman"/>
          <w:iCs/>
          <w:color w:val="000000" w:themeColor="text1"/>
        </w:rPr>
      </w:pPr>
      <w:r w:rsidRPr="00ED0A5F">
        <w:rPr>
          <w:rFonts w:ascii="Times New Roman" w:hAnsi="Times New Roman" w:cs="Times New Roman"/>
          <w:iCs/>
          <w:noProof/>
          <w:color w:val="000000" w:themeColor="text1"/>
        </w:rPr>
        <w:drawing>
          <wp:inline distT="0" distB="0" distL="0" distR="0" wp14:anchorId="1F3EE058" wp14:editId="315313F6">
            <wp:extent cx="5940425" cy="39312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931285"/>
                    </a:xfrm>
                    <a:prstGeom prst="rect">
                      <a:avLst/>
                    </a:prstGeom>
                  </pic:spPr>
                </pic:pic>
              </a:graphicData>
            </a:graphic>
          </wp:inline>
        </w:drawing>
      </w:r>
    </w:p>
    <w:p w14:paraId="088B5A82" w14:textId="566FB420" w:rsidR="00801B95" w:rsidRPr="00AB05CE" w:rsidRDefault="006E3F52" w:rsidP="006C29BC">
      <w:pPr>
        <w:rPr>
          <w:rFonts w:ascii="Times New Roman" w:hAnsi="Times New Roman" w:cs="Times New Roman"/>
          <w:iCs/>
          <w:color w:val="000000" w:themeColor="text1"/>
          <w:sz w:val="20"/>
          <w:szCs w:val="20"/>
        </w:rPr>
        <w:pPrChange w:id="16" w:author="Microsoft Office User" w:date="2026-04-27T18:43:00Z" w16du:dateUtc="2026-04-27T15:43:00Z">
          <w:pPr>
            <w:jc w:val="both"/>
          </w:pPr>
        </w:pPrChange>
      </w:pPr>
      <w:r w:rsidRPr="00AB05CE">
        <w:rPr>
          <w:rFonts w:ascii="Times New Roman" w:hAnsi="Times New Roman" w:cs="Times New Roman"/>
          <w:iCs/>
          <w:color w:val="000000" w:themeColor="text1"/>
          <w:sz w:val="20"/>
          <w:szCs w:val="20"/>
        </w:rPr>
        <w:t xml:space="preserve">Рис. 7. </w:t>
      </w:r>
      <w:r w:rsidR="006E393F" w:rsidRPr="00AB05CE">
        <w:rPr>
          <w:rFonts w:ascii="Times New Roman" w:hAnsi="Times New Roman" w:cs="Times New Roman"/>
          <w:iCs/>
          <w:color w:val="000000" w:themeColor="text1"/>
          <w:sz w:val="20"/>
          <w:szCs w:val="20"/>
        </w:rPr>
        <w:t xml:space="preserve">Динамика ВИЧ-инфекции при </w:t>
      </w:r>
      <w:r w:rsidR="00733B28" w:rsidRPr="00AB05CE">
        <w:rPr>
          <w:rFonts w:ascii="Times New Roman" w:hAnsi="Times New Roman" w:cs="Times New Roman"/>
          <w:iCs/>
          <w:color w:val="000000" w:themeColor="text1"/>
          <w:sz w:val="20"/>
          <w:szCs w:val="20"/>
        </w:rPr>
        <w:t xml:space="preserve">слабой чувствительности </w:t>
      </w:r>
      <w:r w:rsidR="006E393F" w:rsidRPr="00AB05CE">
        <w:rPr>
          <w:rFonts w:ascii="Times New Roman" w:hAnsi="Times New Roman" w:cs="Times New Roman"/>
          <w:iCs/>
          <w:color w:val="000000" w:themeColor="text1"/>
          <w:sz w:val="20"/>
          <w:szCs w:val="20"/>
        </w:rPr>
        <w:t>хелперных клеток (I0H=</w:t>
      </w:r>
      <w:r w:rsidR="00733B28" w:rsidRPr="00AB05CE">
        <w:rPr>
          <w:rFonts w:ascii="Times New Roman" w:hAnsi="Times New Roman" w:cs="Times New Roman"/>
          <w:iCs/>
          <w:color w:val="000000" w:themeColor="text1"/>
          <w:sz w:val="20"/>
          <w:szCs w:val="20"/>
        </w:rPr>
        <w:t>0.0</w:t>
      </w:r>
      <w:r w:rsidR="00543617" w:rsidRPr="00AB05CE">
        <w:rPr>
          <w:rFonts w:ascii="Times New Roman" w:hAnsi="Times New Roman" w:cs="Times New Roman"/>
          <w:iCs/>
          <w:color w:val="000000" w:themeColor="text1"/>
          <w:sz w:val="20"/>
          <w:szCs w:val="20"/>
        </w:rPr>
        <w:t>0</w:t>
      </w:r>
      <w:r w:rsidR="00733B28" w:rsidRPr="00AB05CE">
        <w:rPr>
          <w:rFonts w:ascii="Times New Roman" w:hAnsi="Times New Roman" w:cs="Times New Roman"/>
          <w:iCs/>
          <w:color w:val="000000" w:themeColor="text1"/>
          <w:sz w:val="20"/>
          <w:szCs w:val="20"/>
        </w:rPr>
        <w:t>3</w:t>
      </w:r>
      <w:r w:rsidR="006E393F" w:rsidRPr="00AB05CE">
        <w:rPr>
          <w:rFonts w:ascii="Times New Roman" w:hAnsi="Times New Roman" w:cs="Times New Roman"/>
          <w:iCs/>
          <w:color w:val="000000" w:themeColor="text1"/>
          <w:sz w:val="20"/>
          <w:szCs w:val="20"/>
        </w:rPr>
        <w:t xml:space="preserve"> </w:t>
      </w:r>
      <w:r w:rsidR="00543617" w:rsidRPr="00AB05CE">
        <w:rPr>
          <w:rFonts w:ascii="Times New Roman" w:hAnsi="Times New Roman" w:cs="Times New Roman"/>
          <w:iCs/>
          <w:color w:val="000000" w:themeColor="text1"/>
          <w:sz w:val="20"/>
          <w:szCs w:val="20"/>
        </w:rPr>
        <w:t xml:space="preserve">&gt; </w:t>
      </w:r>
      <w:r w:rsidR="006E393F" w:rsidRPr="00AB05CE">
        <w:rPr>
          <w:rFonts w:ascii="Times New Roman" w:hAnsi="Times New Roman" w:cs="Times New Roman"/>
          <w:iCs/>
          <w:color w:val="000000" w:themeColor="text1"/>
          <w:sz w:val="20"/>
          <w:szCs w:val="20"/>
        </w:rPr>
        <w:t>I0E=0.</w:t>
      </w:r>
      <w:r w:rsidR="00733B28" w:rsidRPr="00AB05CE">
        <w:rPr>
          <w:rFonts w:ascii="Times New Roman" w:hAnsi="Times New Roman" w:cs="Times New Roman"/>
          <w:iCs/>
          <w:color w:val="000000" w:themeColor="text1"/>
          <w:sz w:val="20"/>
          <w:szCs w:val="20"/>
        </w:rPr>
        <w:t>0</w:t>
      </w:r>
      <w:r w:rsidR="00543617" w:rsidRPr="00AB05CE">
        <w:rPr>
          <w:rFonts w:ascii="Times New Roman" w:hAnsi="Times New Roman" w:cs="Times New Roman"/>
          <w:iCs/>
          <w:color w:val="000000" w:themeColor="text1"/>
          <w:sz w:val="20"/>
          <w:szCs w:val="20"/>
        </w:rPr>
        <w:t>0</w:t>
      </w:r>
      <w:r w:rsidR="00733B28" w:rsidRPr="00AB05CE">
        <w:rPr>
          <w:rFonts w:ascii="Times New Roman" w:hAnsi="Times New Roman" w:cs="Times New Roman"/>
          <w:iCs/>
          <w:color w:val="000000" w:themeColor="text1"/>
          <w:sz w:val="20"/>
          <w:szCs w:val="20"/>
        </w:rPr>
        <w:t>1</w:t>
      </w:r>
      <w:r w:rsidR="006E393F" w:rsidRPr="00AB05CE">
        <w:rPr>
          <w:rFonts w:ascii="Times New Roman" w:hAnsi="Times New Roman" w:cs="Times New Roman"/>
          <w:iCs/>
          <w:color w:val="000000" w:themeColor="text1"/>
          <w:sz w:val="20"/>
          <w:szCs w:val="20"/>
        </w:rPr>
        <w:t>) с применением антиретровирусной терапии (6-12 дни).</w:t>
      </w:r>
      <w:r w:rsidR="00733B28" w:rsidRPr="00AB05CE">
        <w:rPr>
          <w:rFonts w:ascii="Times New Roman" w:hAnsi="Times New Roman" w:cs="Times New Roman"/>
          <w:iCs/>
          <w:color w:val="000000" w:themeColor="text1"/>
          <w:sz w:val="20"/>
          <w:szCs w:val="20"/>
          <w:highlight w:val="yellow"/>
        </w:rPr>
        <w:t xml:space="preserve"> </w:t>
      </w:r>
      <w:ins w:id="17" w:author="Microsoft Office User" w:date="2026-04-27T18:43:00Z" w16du:dateUtc="2026-04-27T15:43:00Z">
        <w:r w:rsidR="006C29BC">
          <w:rPr>
            <w:rFonts w:ascii="Times New Roman" w:hAnsi="Times New Roman" w:cs="Times New Roman"/>
            <w:iCs/>
            <w:color w:val="000000" w:themeColor="text1"/>
            <w:sz w:val="20"/>
            <w:szCs w:val="20"/>
          </w:rPr>
          <w:t xml:space="preserve"> </w:t>
        </w:r>
        <w:r w:rsidR="006C29BC">
          <w:rPr>
            <w:rFonts w:ascii="Times New Roman" w:hAnsi="Times New Roman" w:cs="Times New Roman"/>
            <w:bCs/>
            <w:iCs/>
            <w:color w:val="000000" w:themeColor="text1"/>
            <w:sz w:val="20"/>
            <w:szCs w:val="20"/>
          </w:rPr>
          <w:t>Что по осям?</w:t>
        </w:r>
      </w:ins>
    </w:p>
    <w:p w14:paraId="4870E2EA" w14:textId="296EC831" w:rsidR="00092329" w:rsidRPr="00ED0A5F" w:rsidRDefault="00543617"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Наблюдается переключение </w:t>
      </w:r>
      <w:r w:rsidR="0096322E" w:rsidRPr="00ED0A5F">
        <w:rPr>
          <w:rFonts w:ascii="Times New Roman" w:hAnsi="Times New Roman" w:cs="Times New Roman"/>
          <w:iCs/>
          <w:color w:val="000000" w:themeColor="text1"/>
        </w:rPr>
        <w:t xml:space="preserve">за счет лекарства </w:t>
      </w:r>
      <w:r w:rsidRPr="00ED0A5F">
        <w:rPr>
          <w:rFonts w:ascii="Times New Roman" w:hAnsi="Times New Roman" w:cs="Times New Roman"/>
          <w:iCs/>
          <w:color w:val="000000" w:themeColor="text1"/>
        </w:rPr>
        <w:t xml:space="preserve">на хелперное состояние с подавленной виремией, но оно </w:t>
      </w:r>
      <w:r w:rsidR="0096322E" w:rsidRPr="00ED0A5F">
        <w:rPr>
          <w:rFonts w:ascii="Times New Roman" w:hAnsi="Times New Roman" w:cs="Times New Roman"/>
          <w:iCs/>
          <w:color w:val="000000" w:themeColor="text1"/>
        </w:rPr>
        <w:t>оказывается неустойчивым</w:t>
      </w:r>
      <w:r w:rsidRPr="00ED0A5F">
        <w:rPr>
          <w:rFonts w:ascii="Times New Roman" w:hAnsi="Times New Roman" w:cs="Times New Roman"/>
          <w:iCs/>
          <w:color w:val="000000" w:themeColor="text1"/>
        </w:rPr>
        <w:t>, из</w:t>
      </w:r>
      <w:r w:rsidR="00AA3BE4" w:rsidRPr="00ED0A5F">
        <w:rPr>
          <w:rFonts w:ascii="Times New Roman" w:hAnsi="Times New Roman" w:cs="Times New Roman"/>
          <w:iCs/>
          <w:color w:val="000000" w:themeColor="text1"/>
        </w:rPr>
        <w:t>-</w:t>
      </w:r>
      <w:r w:rsidRPr="00ED0A5F">
        <w:rPr>
          <w:rFonts w:ascii="Times New Roman" w:hAnsi="Times New Roman" w:cs="Times New Roman"/>
          <w:iCs/>
          <w:color w:val="000000" w:themeColor="text1"/>
        </w:rPr>
        <w:t>за необычно низкой чувствительности хелперов в этом примере</w:t>
      </w:r>
      <w:r w:rsidR="0096322E" w:rsidRPr="00ED0A5F">
        <w:rPr>
          <w:rFonts w:ascii="Times New Roman" w:hAnsi="Times New Roman" w:cs="Times New Roman"/>
          <w:iCs/>
          <w:color w:val="000000" w:themeColor="text1"/>
        </w:rPr>
        <w:t>. Условия устойчивости исследованы в (</w:t>
      </w:r>
      <w:r w:rsidR="0096322E" w:rsidRPr="00ED0A5F">
        <w:rPr>
          <w:rFonts w:ascii="Times New Roman" w:hAnsi="Times New Roman" w:cs="Times New Roman"/>
          <w:iCs/>
          <w:color w:val="000000" w:themeColor="text1"/>
          <w:lang w:val="en-US"/>
        </w:rPr>
        <w:t>Rouzine</w:t>
      </w:r>
      <w:r w:rsidR="0096322E" w:rsidRPr="00ED0A5F">
        <w:rPr>
          <w:rFonts w:ascii="Times New Roman" w:hAnsi="Times New Roman" w:cs="Times New Roman"/>
          <w:iCs/>
          <w:color w:val="000000" w:themeColor="text1"/>
        </w:rPr>
        <w:t xml:space="preserve"> </w:t>
      </w:r>
      <w:r w:rsidR="0096322E" w:rsidRPr="00ED0A5F">
        <w:rPr>
          <w:rFonts w:ascii="Times New Roman" w:hAnsi="Times New Roman" w:cs="Times New Roman"/>
          <w:iCs/>
          <w:color w:val="000000" w:themeColor="text1"/>
          <w:lang w:val="en-US"/>
        </w:rPr>
        <w:t>AIDS</w:t>
      </w:r>
      <w:r w:rsidR="0096322E" w:rsidRPr="00ED0A5F">
        <w:rPr>
          <w:rFonts w:ascii="Times New Roman" w:hAnsi="Times New Roman" w:cs="Times New Roman"/>
          <w:iCs/>
          <w:color w:val="000000" w:themeColor="text1"/>
        </w:rPr>
        <w:t xml:space="preserve"> 2022)</w:t>
      </w:r>
      <w:r w:rsidR="00443F56" w:rsidRPr="00651A0C">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651A0C">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651A0C">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651A0C">
        <w:rPr>
          <w:rFonts w:ascii="Times New Roman" w:hAnsi="Times New Roman" w:cs="Times New Roman"/>
          <w:iCs/>
          <w:color w:val="000000" w:themeColor="text1"/>
        </w:rPr>
        <w:instrText>221741079 \</w:instrText>
      </w:r>
      <w:r w:rsidR="00443F56">
        <w:rPr>
          <w:rFonts w:ascii="Times New Roman" w:hAnsi="Times New Roman" w:cs="Times New Roman"/>
          <w:iCs/>
          <w:color w:val="000000" w:themeColor="text1"/>
          <w:lang w:val="en-US"/>
        </w:rPr>
        <w:instrText>r</w:instrText>
      </w:r>
      <w:r w:rsidR="00443F56" w:rsidRPr="00651A0C">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651A0C">
        <w:rPr>
          <w:rFonts w:ascii="Times New Roman" w:hAnsi="Times New Roman" w:cs="Times New Roman"/>
          <w:iCs/>
          <w:color w:val="000000" w:themeColor="text1"/>
        </w:rPr>
        <w:instrText xml:space="preserve"> </w:instrText>
      </w:r>
      <w:r w:rsidR="00AB05CE" w:rsidRPr="004467EC">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4467EC">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651A0C">
        <w:rPr>
          <w:rFonts w:ascii="Times New Roman" w:hAnsi="Times New Roman" w:cs="Times New Roman"/>
          <w:iCs/>
          <w:color w:val="000000" w:themeColor="text1"/>
        </w:rPr>
        <w:t>5</w:t>
      </w:r>
      <w:r w:rsidR="00443F56">
        <w:rPr>
          <w:rFonts w:ascii="Times New Roman" w:hAnsi="Times New Roman" w:cs="Times New Roman"/>
          <w:iCs/>
          <w:color w:val="000000" w:themeColor="text1"/>
          <w:lang w:val="en-US"/>
        </w:rPr>
        <w:fldChar w:fldCharType="end"/>
      </w:r>
      <w:r w:rsidR="00443F56" w:rsidRPr="00651A0C">
        <w:rPr>
          <w:rFonts w:ascii="Times New Roman" w:hAnsi="Times New Roman" w:cs="Times New Roman"/>
          <w:iCs/>
          <w:color w:val="000000" w:themeColor="text1"/>
        </w:rPr>
        <w:t>]</w:t>
      </w:r>
      <w:r w:rsidR="0096322E" w:rsidRPr="00ED0A5F">
        <w:rPr>
          <w:rFonts w:ascii="Times New Roman" w:hAnsi="Times New Roman" w:cs="Times New Roman"/>
          <w:iCs/>
          <w:color w:val="000000" w:themeColor="text1"/>
        </w:rPr>
        <w:t>.</w:t>
      </w:r>
    </w:p>
    <w:p w14:paraId="47FC809E" w14:textId="77777777" w:rsidR="00CC4EFE" w:rsidRPr="00ED0A5F" w:rsidRDefault="00CC4EFE" w:rsidP="00525532">
      <w:pPr>
        <w:rPr>
          <w:rFonts w:ascii="Times New Roman" w:hAnsi="Times New Roman" w:cs="Times New Roman"/>
          <w:i/>
          <w:color w:val="000000" w:themeColor="text1"/>
        </w:rPr>
      </w:pPr>
    </w:p>
    <w:p w14:paraId="05770196" w14:textId="0409404C" w:rsidR="00DC0078" w:rsidRPr="00ED0A5F" w:rsidRDefault="00DC0078" w:rsidP="00ED0A5F">
      <w:pPr>
        <w:pStyle w:val="Heading2"/>
        <w:rPr>
          <w:rFonts w:eastAsiaTheme="minorEastAsia"/>
          <w:color w:val="000000" w:themeColor="text1"/>
        </w:rPr>
      </w:pPr>
      <w:bookmarkStart w:id="18" w:name="_Toc221915482"/>
      <w:r w:rsidRPr="00ED0A5F">
        <w:rPr>
          <w:rFonts w:eastAsiaTheme="minorEastAsia"/>
          <w:color w:val="000000" w:themeColor="text1"/>
        </w:rPr>
        <w:t>3.</w:t>
      </w:r>
      <w:r w:rsidR="006E393F" w:rsidRPr="00ED0A5F">
        <w:rPr>
          <w:rFonts w:eastAsiaTheme="minorEastAsia"/>
          <w:color w:val="000000" w:themeColor="text1"/>
        </w:rPr>
        <w:t>3</w:t>
      </w:r>
      <w:r w:rsidRPr="00ED0A5F">
        <w:rPr>
          <w:rFonts w:eastAsiaTheme="minorEastAsia"/>
          <w:color w:val="000000" w:themeColor="text1"/>
        </w:rPr>
        <w:t xml:space="preserve"> Выделение критических параметров модели</w:t>
      </w:r>
      <w:bookmarkEnd w:id="18"/>
      <w:r w:rsidRPr="00ED0A5F">
        <w:rPr>
          <w:rFonts w:eastAsiaTheme="minorEastAsia"/>
          <w:color w:val="000000" w:themeColor="text1"/>
        </w:rPr>
        <w:t xml:space="preserve"> </w:t>
      </w:r>
    </w:p>
    <w:p w14:paraId="5B11911E" w14:textId="5F7A9740" w:rsidR="00BE6272" w:rsidRPr="00AC7B4B"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Анализ структуры модели показывает, что наибольшее влияние на динамику системы оказывают параметры, связанные со скоростью инфицирования клеток-мишеней, эффективностью вирусной репликации и характеристиками иммунного ответа.</w:t>
      </w:r>
    </w:p>
    <w:p w14:paraId="2CFBE2B6" w14:textId="7D0959F3" w:rsidR="00BE6272" w:rsidRPr="00AC7B4B"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R</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sub>
        </m:sSub>
        <m:r>
          <w:rPr>
            <w:rFonts w:ascii="Cambria Math" w:hAnsi="Cambria Math" w:cs="Times New Roman"/>
            <w:color w:val="000000" w:themeColor="text1"/>
          </w:rPr>
          <m:t>=8.0</m:t>
        </m:r>
      </m:oMath>
      <w:r w:rsidR="00BE6272" w:rsidRPr="00ED0A5F">
        <w:rPr>
          <w:rFonts w:ascii="Times New Roman" w:hAnsi="Times New Roman" w:cs="Times New Roman"/>
          <w:iCs/>
          <w:color w:val="000000" w:themeColor="text1"/>
        </w:rPr>
        <w:t xml:space="preserve"> — базовое репродуктивное число (эффективность репликации). Известно из экспериментов, зависит от штамма ВИЧ.</w:t>
      </w:r>
    </w:p>
    <w:p w14:paraId="503A1D7D" w14:textId="03AED4BA" w:rsidR="00BE6272" w:rsidRPr="00ED0A5F" w:rsidRDefault="00BE627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(Для модели мы используем входной параметр </w:t>
      </w:r>
      <m:oMath>
        <m:r>
          <w:rPr>
            <w:rFonts w:ascii="Cambria Math" w:hAnsi="Cambria Math" w:cs="Times New Roman"/>
            <w:color w:val="000000" w:themeColor="text1"/>
            <w:lang w:val="en-US"/>
          </w:rPr>
          <m:t>p</m:t>
        </m:r>
        <m: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R</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ctrlPr>
              <w:rPr>
                <w:rFonts w:ascii="Cambria Math" w:hAnsi="Cambria Math" w:cs="Times New Roman"/>
                <w:iCs/>
                <w:color w:val="000000" w:themeColor="text1"/>
              </w:rPr>
            </m:ctrlPr>
          </m:e>
          <m:sub>
            <m:r>
              <w:rPr>
                <w:rFonts w:ascii="Cambria Math" w:hAnsi="Cambria Math" w:cs="Times New Roman"/>
                <w:color w:val="000000" w:themeColor="text1"/>
                <w:lang w:val="en-US"/>
              </w:rPr>
              <m:t>T</m:t>
            </m:r>
          </m:sub>
        </m:sSub>
        <m:r>
          <m:rPr>
            <m:sty m:val="p"/>
          </m:rP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ctrlPr>
              <w:rPr>
                <w:rFonts w:ascii="Cambria Math" w:hAnsi="Cambria Math" w:cs="Times New Roman"/>
                <w:iCs/>
                <w:color w:val="000000" w:themeColor="text1"/>
              </w:rPr>
            </m:ctrlPr>
          </m:e>
          <m:sub>
            <m:r>
              <w:rPr>
                <w:rFonts w:ascii="Cambria Math" w:hAnsi="Cambria Math" w:cs="Times New Roman"/>
                <w:color w:val="000000" w:themeColor="text1"/>
                <w:lang w:val="en-US"/>
              </w:rPr>
              <m:t>I</m:t>
            </m:r>
          </m:sub>
        </m:sSub>
        <m:r>
          <m:rPr>
            <m:lit/>
          </m:rPr>
          <w:rPr>
            <w:rFonts w:ascii="Cambria Math" w:hAnsi="Cambria Math" w:cs="Times New Roman"/>
            <w:color w:val="000000" w:themeColor="text1"/>
          </w:rPr>
          <m:t>/</m:t>
        </m:r>
        <m:r>
          <w:rPr>
            <w:rFonts w:ascii="Cambria Math" w:hAnsi="Cambria Math" w:cs="Times New Roman"/>
            <w:color w:val="000000" w:themeColor="text1"/>
            <w:lang w:val="en-US"/>
          </w:rPr>
          <m:t>b</m:t>
        </m:r>
      </m:oMath>
      <w:r w:rsidRPr="00ED0A5F">
        <w:rPr>
          <w:rFonts w:ascii="Times New Roman" w:hAnsi="Times New Roman" w:cs="Times New Roman"/>
          <w:iCs/>
          <w:color w:val="000000" w:themeColor="text1"/>
        </w:rPr>
        <w:t xml:space="preserve"> — инфективность)</w:t>
      </w:r>
    </w:p>
    <w:p w14:paraId="3018B382" w14:textId="6ACCA81A" w:rsidR="00BE6272" w:rsidRPr="00AC7B4B" w:rsidRDefault="00BE6272"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c</m:t>
        </m:r>
        <m:r>
          <w:rPr>
            <w:rFonts w:ascii="Cambria Math" w:hAnsi="Cambria Math" w:cs="Times New Roman"/>
            <w:color w:val="000000" w:themeColor="text1"/>
          </w:rPr>
          <m:t xml:space="preserve"> = 2.0</m:t>
        </m:r>
      </m:oMath>
      <w:r w:rsidRPr="00ED0A5F">
        <w:rPr>
          <w:rFonts w:ascii="Times New Roman" w:hAnsi="Times New Roman" w:cs="Times New Roman"/>
          <w:iCs/>
          <w:color w:val="000000" w:themeColor="text1"/>
        </w:rPr>
        <w:t xml:space="preserve"> - максимальная скорость деления </w:t>
      </w:r>
      <m:oMath>
        <m:r>
          <w:rPr>
            <w:rFonts w:ascii="Cambria Math" w:hAnsi="Cambria Math" w:cs="Times New Roman"/>
            <w:color w:val="000000" w:themeColor="text1"/>
            <w:lang w:val="en-US"/>
          </w:rPr>
          <m:t>E</m:t>
        </m:r>
      </m:oMath>
      <w:r w:rsidRPr="00ED0A5F">
        <w:rPr>
          <w:rFonts w:ascii="Times New Roman" w:hAnsi="Times New Roman" w:cs="Times New Roman"/>
          <w:iCs/>
          <w:color w:val="000000" w:themeColor="text1"/>
        </w:rPr>
        <w:t xml:space="preserve"> и </w:t>
      </w:r>
      <m:oMath>
        <m:r>
          <w:rPr>
            <w:rFonts w:ascii="Cambria Math" w:hAnsi="Cambria Math" w:cs="Times New Roman"/>
            <w:color w:val="000000" w:themeColor="text1"/>
            <w:lang w:val="en-US"/>
          </w:rPr>
          <m:t>H</m:t>
        </m:r>
      </m:oMath>
      <w:r w:rsidRPr="00ED0A5F">
        <w:rPr>
          <w:rFonts w:ascii="Times New Roman" w:hAnsi="Times New Roman" w:cs="Times New Roman"/>
          <w:iCs/>
          <w:color w:val="000000" w:themeColor="text1"/>
        </w:rPr>
        <w:t xml:space="preserve"> (характеристика иммунного ответа). Известна из экспериментов </w:t>
      </w:r>
      <w:r w:rsidRPr="00ED0A5F">
        <w:rPr>
          <w:rFonts w:ascii="Times New Roman" w:hAnsi="Times New Roman" w:cs="Times New Roman"/>
          <w:iCs/>
          <w:color w:val="000000" w:themeColor="text1"/>
          <w:lang w:val="en-US"/>
        </w:rPr>
        <w:t>ex</w:t>
      </w:r>
      <w:r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lang w:val="en-US"/>
        </w:rPr>
        <w:t>vivo</w:t>
      </w:r>
      <w:r w:rsidRPr="00ED0A5F">
        <w:rPr>
          <w:rFonts w:ascii="Times New Roman" w:hAnsi="Times New Roman" w:cs="Times New Roman"/>
          <w:iCs/>
          <w:color w:val="000000" w:themeColor="text1"/>
        </w:rPr>
        <w:t>.</w:t>
      </w:r>
    </w:p>
    <w:p w14:paraId="169DCF3B" w14:textId="61EF0F81" w:rsidR="00BE6272" w:rsidRPr="00ED0A5F"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ctrlPr>
              <w:rPr>
                <w:rFonts w:ascii="Cambria Math" w:hAnsi="Cambria Math" w:cs="Times New Roman"/>
                <w:i/>
                <w:iCs/>
                <w:color w:val="000000" w:themeColor="text1"/>
                <w:lang w:val="en-US"/>
              </w:rPr>
            </m:ctrlPr>
          </m:e>
          <m:sub>
            <m:r>
              <w:rPr>
                <w:rFonts w:ascii="Cambria Math" w:hAnsi="Cambria Math" w:cs="Times New Roman"/>
                <w:color w:val="000000" w:themeColor="text1"/>
                <w:lang w:val="en-US"/>
              </w:rPr>
              <m:t>I</m:t>
            </m:r>
          </m:sub>
        </m:sSub>
        <m:r>
          <w:rPr>
            <w:rFonts w:ascii="Cambria Math" w:hAnsi="Cambria Math" w:cs="Times New Roman"/>
            <w:color w:val="000000" w:themeColor="text1"/>
          </w:rPr>
          <m:t>=1.0,</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rPr>
          <m:t>=0.15,</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E</m:t>
            </m:r>
          </m:sub>
        </m:sSub>
        <m:r>
          <w:rPr>
            <w:rFonts w:ascii="Cambria Math" w:hAnsi="Cambria Math" w:cs="Times New Roman"/>
            <w:color w:val="000000" w:themeColor="text1"/>
          </w:rPr>
          <m:t>=0.15</m:t>
        </m:r>
      </m:oMath>
      <w:r w:rsidR="00BE6272" w:rsidRPr="00ED0A5F">
        <w:rPr>
          <w:rFonts w:ascii="Times New Roman" w:hAnsi="Times New Roman" w:cs="Times New Roman"/>
          <w:iCs/>
          <w:color w:val="000000" w:themeColor="text1"/>
        </w:rPr>
        <w:t xml:space="preserve"> — частоты (скорости) гибели клеток этих трёх фенотипов. Измеряются </w:t>
      </w:r>
      <w:r w:rsidR="00BE6272" w:rsidRPr="00ED0A5F">
        <w:rPr>
          <w:rFonts w:ascii="Times New Roman" w:hAnsi="Times New Roman" w:cs="Times New Roman"/>
          <w:iCs/>
          <w:color w:val="000000" w:themeColor="text1"/>
          <w:lang w:val="en-US"/>
        </w:rPr>
        <w:t>in</w:t>
      </w:r>
      <w:r w:rsidR="00BE6272" w:rsidRPr="00ED0A5F">
        <w:rPr>
          <w:rFonts w:ascii="Times New Roman" w:hAnsi="Times New Roman" w:cs="Times New Roman"/>
          <w:iCs/>
          <w:color w:val="000000" w:themeColor="text1"/>
        </w:rPr>
        <w:t xml:space="preserve"> </w:t>
      </w:r>
      <w:r w:rsidR="00BE6272" w:rsidRPr="00ED0A5F">
        <w:rPr>
          <w:rFonts w:ascii="Times New Roman" w:hAnsi="Times New Roman" w:cs="Times New Roman"/>
          <w:iCs/>
          <w:color w:val="000000" w:themeColor="text1"/>
          <w:lang w:val="en-US"/>
        </w:rPr>
        <w:t>vivo</w:t>
      </w:r>
      <w:r w:rsidR="00BE6272" w:rsidRPr="00ED0A5F">
        <w:rPr>
          <w:rFonts w:ascii="Times New Roman" w:hAnsi="Times New Roman" w:cs="Times New Roman"/>
          <w:iCs/>
          <w:color w:val="000000" w:themeColor="text1"/>
        </w:rPr>
        <w:t>.</w:t>
      </w:r>
    </w:p>
    <w:p w14:paraId="0A86EEF1" w14:textId="495849B1" w:rsidR="00DC0078" w:rsidRPr="00ED0A5F"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Особую роль играют параметры, определяющие пороги активации иммунного ответа и скорость пролиферации эффекторных клеток, поскольку они определяют способность системы переходить в режим устойчивого иммунного контроля или, напротив, в режим прогрессирования инфекции</w:t>
      </w:r>
      <w:r w:rsidR="00443F56" w:rsidRPr="00443F56">
        <w:rPr>
          <w:rFonts w:ascii="Times New Roman" w:hAnsi="Times New Roman" w:cs="Times New Roman"/>
          <w:iCs/>
          <w:color w:val="000000" w:themeColor="text1"/>
        </w:rPr>
        <w:t xml:space="preserve"> [</w:t>
      </w:r>
      <w:r w:rsidR="007D1E23">
        <w:rPr>
          <w:rFonts w:ascii="Times New Roman" w:hAnsi="Times New Roman" w:cs="Times New Roman"/>
          <w:iCs/>
          <w:color w:val="000000" w:themeColor="text1"/>
          <w:lang w:val="en-US"/>
        </w:rPr>
        <w:fldChar w:fldCharType="begin"/>
      </w:r>
      <w:r w:rsidR="007D1E23">
        <w:rPr>
          <w:rFonts w:ascii="Times New Roman" w:hAnsi="Times New Roman" w:cs="Times New Roman"/>
          <w:iCs/>
          <w:color w:val="000000" w:themeColor="text1"/>
        </w:rPr>
        <w:instrText xml:space="preserve"> REF _Ref221740544 \r \h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7D1E23">
        <w:rPr>
          <w:rFonts w:ascii="Times New Roman" w:hAnsi="Times New Roman" w:cs="Times New Roman"/>
          <w:iCs/>
          <w:color w:val="000000" w:themeColor="text1"/>
          <w:lang w:val="en-US"/>
        </w:rPr>
      </w:r>
      <w:r w:rsidR="007D1E23">
        <w:rPr>
          <w:rFonts w:ascii="Times New Roman" w:hAnsi="Times New Roman" w:cs="Times New Roman"/>
          <w:iCs/>
          <w:color w:val="000000" w:themeColor="text1"/>
          <w:lang w:val="en-US"/>
        </w:rPr>
        <w:fldChar w:fldCharType="separate"/>
      </w:r>
      <w:r w:rsidR="007D1E23">
        <w:rPr>
          <w:rFonts w:ascii="Times New Roman" w:hAnsi="Times New Roman" w:cs="Times New Roman"/>
          <w:iCs/>
          <w:color w:val="000000" w:themeColor="text1"/>
        </w:rPr>
        <w:t>1</w:t>
      </w:r>
      <w:r w:rsidR="007D1E23">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221741079 \</w:instrText>
      </w:r>
      <w:r w:rsidR="00443F56">
        <w:rPr>
          <w:rFonts w:ascii="Times New Roman" w:hAnsi="Times New Roman" w:cs="Times New Roman"/>
          <w:iCs/>
          <w:color w:val="000000" w:themeColor="text1"/>
          <w:lang w:val="en-US"/>
        </w:rPr>
        <w:instrText>r</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443F56">
        <w:rPr>
          <w:rFonts w:ascii="Times New Roman" w:hAnsi="Times New Roman" w:cs="Times New Roman"/>
          <w:iCs/>
          <w:color w:val="000000" w:themeColor="text1"/>
        </w:rPr>
        <w:instrText xml:space="preserve">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443F56">
        <w:rPr>
          <w:rFonts w:ascii="Times New Roman" w:hAnsi="Times New Roman" w:cs="Times New Roman"/>
          <w:iCs/>
          <w:color w:val="000000" w:themeColor="text1"/>
        </w:rPr>
        <w:t>5</w:t>
      </w:r>
      <w:r w:rsidR="00443F56">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w:t>
      </w:r>
    </w:p>
    <w:p w14:paraId="7E52F2D1" w14:textId="76A63721" w:rsidR="00BE6272" w:rsidRPr="00C941AC"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r>
          <w:rPr>
            <w:rFonts w:ascii="Cambria Math" w:hAnsi="Cambria Math" w:cs="Times New Roman"/>
            <w:color w:val="000000" w:themeColor="text1"/>
          </w:rPr>
          <m:t xml:space="preserve">  </m:t>
        </m:r>
      </m:oMath>
      <w:r w:rsidR="00BE6272" w:rsidRPr="00ED0A5F">
        <w:rPr>
          <w:rFonts w:ascii="Times New Roman" w:hAnsi="Times New Roman" w:cs="Times New Roman"/>
          <w:iCs/>
          <w:color w:val="000000" w:themeColor="text1"/>
        </w:rPr>
        <w:t xml:space="preserve">— порог антигена для киллерных клеток (эффекторов), определяется методами </w:t>
      </w:r>
      <w:r w:rsidR="00BE6272" w:rsidRPr="00ED0A5F">
        <w:rPr>
          <w:rFonts w:ascii="Times New Roman" w:hAnsi="Times New Roman" w:cs="Times New Roman"/>
          <w:iCs/>
          <w:color w:val="000000" w:themeColor="text1"/>
          <w:lang w:val="en-US"/>
        </w:rPr>
        <w:t>ex</w:t>
      </w:r>
      <w:r w:rsidR="00BE6272" w:rsidRPr="00ED0A5F">
        <w:rPr>
          <w:rFonts w:ascii="Times New Roman" w:hAnsi="Times New Roman" w:cs="Times New Roman"/>
          <w:iCs/>
          <w:color w:val="000000" w:themeColor="text1"/>
        </w:rPr>
        <w:t xml:space="preserve"> </w:t>
      </w:r>
      <w:r w:rsidR="00BE6272" w:rsidRPr="00ED0A5F">
        <w:rPr>
          <w:rFonts w:ascii="Times New Roman" w:hAnsi="Times New Roman" w:cs="Times New Roman"/>
          <w:iCs/>
          <w:color w:val="000000" w:themeColor="text1"/>
          <w:lang w:val="en-US"/>
        </w:rPr>
        <w:t>vivo</w:t>
      </w:r>
      <w:r w:rsidR="00BE6272" w:rsidRPr="00ED0A5F">
        <w:rPr>
          <w:rFonts w:ascii="Times New Roman" w:hAnsi="Times New Roman" w:cs="Times New Roman"/>
          <w:iCs/>
          <w:color w:val="000000" w:themeColor="text1"/>
        </w:rPr>
        <w:t>, относительные единицы.</w:t>
      </w:r>
      <w:r w:rsidR="000B49F3">
        <w:rPr>
          <w:rFonts w:ascii="Times New Roman" w:hAnsi="Times New Roman" w:cs="Times New Roman"/>
          <w:iCs/>
          <w:color w:val="000000" w:themeColor="text1"/>
        </w:rPr>
        <w:t xml:space="preserve"> </w:t>
      </w:r>
      <w:bookmarkStart w:id="19" w:name="_Hlk222687976"/>
      <w:r w:rsidR="000B49F3" w:rsidRPr="00C941AC">
        <w:rPr>
          <w:rFonts w:ascii="Times New Roman" w:hAnsi="Times New Roman" w:cs="Times New Roman"/>
          <w:iCs/>
          <w:color w:val="000000" w:themeColor="text1"/>
        </w:rPr>
        <w:t xml:space="preserve">Интервал: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10</m:t>
            </m:r>
          </m:e>
          <m:sup>
            <m:d>
              <m:dPr>
                <m:ctrlPr>
                  <w:rPr>
                    <w:rFonts w:ascii="Cambria Math" w:hAnsi="Cambria Math" w:cs="Times New Roman"/>
                    <w:iCs/>
                    <w:color w:val="000000" w:themeColor="text1"/>
                  </w:rPr>
                </m:ctrlPr>
              </m:dPr>
              <m:e>
                <m:r>
                  <w:rPr>
                    <w:rFonts w:ascii="Cambria Math" w:hAnsi="Cambria Math" w:cs="Times New Roman"/>
                    <w:color w:val="000000" w:themeColor="text1"/>
                  </w:rPr>
                  <m:t>-6</m:t>
                </m:r>
                <m:ctrlPr>
                  <w:rPr>
                    <w:rFonts w:ascii="Cambria Math" w:hAnsi="Cambria Math" w:cs="Times New Roman"/>
                    <w:i/>
                    <w:iCs/>
                    <w:color w:val="000000" w:themeColor="text1"/>
                  </w:rPr>
                </m:ctrlPr>
              </m:e>
            </m:d>
          </m:sup>
        </m:sSup>
        <m:r>
          <w:rPr>
            <w:rFonts w:ascii="Cambria Math" w:hAnsi="Cambria Math" w:cs="Times New Roman"/>
            <w:color w:val="000000" w:themeColor="text1"/>
          </w:rPr>
          <m:t>-1</m:t>
        </m:r>
      </m:oMath>
      <w:bookmarkEnd w:id="19"/>
    </w:p>
    <w:p w14:paraId="066403B6" w14:textId="5BD19EA2" w:rsidR="00BE6272" w:rsidRPr="00C941AC"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000B49F3" w:rsidRPr="000B49F3">
        <w:rPr>
          <w:rFonts w:ascii="Times New Roman" w:hAnsi="Times New Roman" w:cs="Times New Roman"/>
          <w:iCs/>
          <w:color w:val="000000" w:themeColor="text1"/>
        </w:rPr>
        <w:t xml:space="preserve"> </w:t>
      </w:r>
      <w:r w:rsidR="00BE6272" w:rsidRPr="00ED0A5F">
        <w:rPr>
          <w:rFonts w:ascii="Times New Roman" w:hAnsi="Times New Roman" w:cs="Times New Roman"/>
          <w:iCs/>
          <w:color w:val="000000" w:themeColor="text1"/>
        </w:rPr>
        <w:t>— порог антигена для хелперных клеток, аналогично.</w:t>
      </w:r>
      <w:r w:rsidR="000B49F3">
        <w:rPr>
          <w:rFonts w:ascii="Times New Roman" w:hAnsi="Times New Roman" w:cs="Times New Roman"/>
          <w:iCs/>
          <w:color w:val="000000" w:themeColor="text1"/>
        </w:rPr>
        <w:t xml:space="preserve"> </w:t>
      </w:r>
      <w:r w:rsidR="00C941AC" w:rsidRPr="00C941AC">
        <w:rPr>
          <w:rFonts w:ascii="Times New Roman" w:hAnsi="Times New Roman" w:cs="Times New Roman"/>
          <w:iCs/>
          <w:color w:val="000000" w:themeColor="text1"/>
        </w:rPr>
        <w:t xml:space="preserve">Интервал: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10</m:t>
            </m:r>
          </m:e>
          <m:sup>
            <m:d>
              <m:dPr>
                <m:ctrlPr>
                  <w:rPr>
                    <w:rFonts w:ascii="Cambria Math" w:hAnsi="Cambria Math" w:cs="Times New Roman"/>
                    <w:iCs/>
                    <w:color w:val="000000" w:themeColor="text1"/>
                  </w:rPr>
                </m:ctrlPr>
              </m:dPr>
              <m:e>
                <m:r>
                  <w:rPr>
                    <w:rFonts w:ascii="Cambria Math" w:hAnsi="Cambria Math" w:cs="Times New Roman"/>
                    <w:color w:val="000000" w:themeColor="text1"/>
                  </w:rPr>
                  <m:t>-6</m:t>
                </m:r>
                <m:ctrlPr>
                  <w:rPr>
                    <w:rFonts w:ascii="Cambria Math" w:hAnsi="Cambria Math" w:cs="Times New Roman"/>
                    <w:i/>
                    <w:iCs/>
                    <w:color w:val="000000" w:themeColor="text1"/>
                  </w:rPr>
                </m:ctrlPr>
              </m:e>
            </m:d>
          </m:sup>
        </m:sSup>
        <m:r>
          <w:rPr>
            <w:rFonts w:ascii="Cambria Math" w:hAnsi="Cambria Math" w:cs="Times New Roman"/>
            <w:color w:val="000000" w:themeColor="text1"/>
          </w:rPr>
          <m:t>-1</m:t>
        </m:r>
      </m:oMath>
    </w:p>
    <w:p w14:paraId="7D48A0D0" w14:textId="01EE8964" w:rsidR="00BE6272" w:rsidRPr="00AB05CE" w:rsidRDefault="00BE6272"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w</m:t>
        </m:r>
        <m:r>
          <w:rPr>
            <w:rFonts w:ascii="Cambria Math" w:hAnsi="Cambria Math" w:cs="Times New Roman"/>
            <w:color w:val="000000" w:themeColor="text1"/>
          </w:rPr>
          <m:t xml:space="preserve"> </m:t>
        </m:r>
      </m:oMath>
      <w:r w:rsidRPr="00ED0A5F">
        <w:rPr>
          <w:rFonts w:ascii="Times New Roman" w:hAnsi="Times New Roman" w:cs="Times New Roman"/>
          <w:iCs/>
          <w:color w:val="000000" w:themeColor="text1"/>
        </w:rPr>
        <w:t xml:space="preserve">— параметр, описывающий, во сколько раз хелперы </w:t>
      </w:r>
      <m:oMath>
        <m:r>
          <w:rPr>
            <w:rFonts w:ascii="Cambria Math" w:hAnsi="Cambria Math" w:cs="Times New Roman"/>
            <w:color w:val="000000" w:themeColor="text1"/>
            <w:lang w:val="en-US"/>
          </w:rPr>
          <m:t>H</m:t>
        </m:r>
      </m:oMath>
      <w:r w:rsidRPr="00ED0A5F">
        <w:rPr>
          <w:rFonts w:ascii="Times New Roman" w:hAnsi="Times New Roman" w:cs="Times New Roman"/>
          <w:iCs/>
          <w:color w:val="000000" w:themeColor="text1"/>
        </w:rPr>
        <w:t xml:space="preserve">более уязвимы к инфицированию, чем клетки-мишени </w:t>
      </w:r>
      <m:oMath>
        <m:r>
          <w:rPr>
            <w:rFonts w:ascii="Cambria Math" w:hAnsi="Cambria Math" w:cs="Times New Roman"/>
            <w:color w:val="000000" w:themeColor="text1"/>
            <w:lang w:val="en-US"/>
          </w:rPr>
          <m:t>T</m:t>
        </m:r>
      </m:oMath>
      <w:r w:rsidRPr="00ED0A5F">
        <w:rPr>
          <w:rFonts w:ascii="Times New Roman" w:hAnsi="Times New Roman" w:cs="Times New Roman"/>
          <w:iCs/>
          <w:color w:val="000000" w:themeColor="text1"/>
        </w:rPr>
        <w:t xml:space="preserve">. Хотя обе популяции являются </w:t>
      </w:r>
      <w:r w:rsidRPr="00ED0A5F">
        <w:rPr>
          <w:rFonts w:ascii="Times New Roman" w:hAnsi="Times New Roman" w:cs="Times New Roman"/>
          <w:iCs/>
          <w:color w:val="000000" w:themeColor="text1"/>
          <w:lang w:val="en-US"/>
        </w:rPr>
        <w:t>CD</w:t>
      </w:r>
      <w:r w:rsidRPr="00ED0A5F">
        <w:rPr>
          <w:rFonts w:ascii="Times New Roman" w:hAnsi="Times New Roman" w:cs="Times New Roman"/>
          <w:iCs/>
          <w:color w:val="000000" w:themeColor="text1"/>
        </w:rPr>
        <w:t xml:space="preserve">4⁺ </w:t>
      </w:r>
      <w:r w:rsidRPr="00ED0A5F">
        <w:rPr>
          <w:rFonts w:ascii="Times New Roman" w:hAnsi="Times New Roman" w:cs="Times New Roman"/>
          <w:iCs/>
          <w:color w:val="000000" w:themeColor="text1"/>
          <w:lang w:val="en-US"/>
        </w:rPr>
        <w:t>T</w:t>
      </w:r>
      <w:r w:rsidRPr="00ED0A5F">
        <w:rPr>
          <w:rFonts w:ascii="Times New Roman" w:hAnsi="Times New Roman" w:cs="Times New Roman"/>
          <w:iCs/>
          <w:color w:val="000000" w:themeColor="text1"/>
        </w:rPr>
        <w:t>-клетками, первые — ВИЧ-специфичные и активированные, вторые — неспецифичные и преимущественно покоящиеся.</w:t>
      </w:r>
      <w:r w:rsidR="000B49F3">
        <w:rPr>
          <w:rFonts w:ascii="Times New Roman" w:hAnsi="Times New Roman" w:cs="Times New Roman"/>
          <w:iCs/>
          <w:color w:val="000000" w:themeColor="text1"/>
        </w:rPr>
        <w:t xml:space="preserve"> Интервал: </w:t>
      </w:r>
      <w:r w:rsidR="000B49F3" w:rsidRPr="000B49F3">
        <w:rPr>
          <w:rFonts w:ascii="Times New Roman" w:hAnsi="Times New Roman" w:cs="Times New Roman"/>
          <w:iCs/>
          <w:color w:val="000000" w:themeColor="text1"/>
        </w:rPr>
        <w:t>[1, 100</w:t>
      </w:r>
      <w:r w:rsidR="000B49F3" w:rsidRPr="00AB05CE">
        <w:rPr>
          <w:rFonts w:ascii="Times New Roman" w:hAnsi="Times New Roman" w:cs="Times New Roman"/>
          <w:iCs/>
          <w:color w:val="000000" w:themeColor="text1"/>
        </w:rPr>
        <w:t>0]</w:t>
      </w:r>
    </w:p>
    <w:p w14:paraId="63F1590E" w14:textId="11656F02" w:rsidR="00BE6272" w:rsidRPr="00ED0A5F" w:rsidRDefault="00BE6272"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c</m:t>
        </m:r>
        <m:r>
          <w:rPr>
            <w:rFonts w:ascii="Cambria Math" w:hAnsi="Cambria Math" w:cs="Times New Roman"/>
            <w:color w:val="000000" w:themeColor="text1"/>
          </w:rPr>
          <m:t xml:space="preserve"> = 2.0</m:t>
        </m:r>
      </m:oMath>
      <w:r w:rsidRPr="00ED0A5F">
        <w:rPr>
          <w:rFonts w:ascii="Times New Roman" w:hAnsi="Times New Roman" w:cs="Times New Roman"/>
          <w:iCs/>
          <w:color w:val="000000" w:themeColor="text1"/>
        </w:rPr>
        <w:t xml:space="preserve"> — максимальная скорость пролиферации эффекторных (</w:t>
      </w:r>
      <m:oMath>
        <m:r>
          <w:rPr>
            <w:rFonts w:ascii="Cambria Math" w:hAnsi="Cambria Math" w:cs="Times New Roman"/>
            <w:color w:val="000000" w:themeColor="text1"/>
            <w:lang w:val="en-US"/>
          </w:rPr>
          <m:t>E</m:t>
        </m:r>
      </m:oMath>
      <w:r w:rsidRPr="00ED0A5F">
        <w:rPr>
          <w:rFonts w:ascii="Times New Roman" w:hAnsi="Times New Roman" w:cs="Times New Roman"/>
          <w:iCs/>
          <w:color w:val="000000" w:themeColor="text1"/>
        </w:rPr>
        <w:t>) и хелперных (</w:t>
      </w:r>
      <m:oMath>
        <m:r>
          <w:rPr>
            <w:rFonts w:ascii="Cambria Math" w:hAnsi="Cambria Math" w:cs="Times New Roman"/>
            <w:color w:val="000000" w:themeColor="text1"/>
            <w:lang w:val="en-US"/>
          </w:rPr>
          <m:t>H</m:t>
        </m:r>
      </m:oMath>
      <w:r w:rsidRPr="00ED0A5F">
        <w:rPr>
          <w:rFonts w:ascii="Times New Roman" w:hAnsi="Times New Roman" w:cs="Times New Roman"/>
          <w:iCs/>
          <w:color w:val="000000" w:themeColor="text1"/>
        </w:rPr>
        <w:t>) клеток.</w:t>
      </w:r>
    </w:p>
    <w:p w14:paraId="42577B1A" w14:textId="2A5808AF" w:rsidR="00BE6272" w:rsidRPr="00ED0A5F" w:rsidRDefault="00BE627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(Примечание: измерение</w:t>
      </w:r>
      <w:r w:rsidR="0017619D" w:rsidRPr="00ED0A5F">
        <w:rPr>
          <w:rFonts w:ascii="Times New Roman" w:hAnsi="Times New Roman" w:cs="Times New Roman"/>
          <w:iCs/>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r>
          <w:rPr>
            <w:rFonts w:ascii="Cambria Math" w:hAnsi="Cambria Math" w:cs="Times New Roman"/>
            <w:color w:val="000000" w:themeColor="text1"/>
          </w:rPr>
          <m:t xml:space="preserve"> </m:t>
        </m:r>
      </m:oMath>
      <w:r w:rsidRPr="00ED0A5F">
        <w:rPr>
          <w:rFonts w:ascii="Times New Roman" w:hAnsi="Times New Roman" w:cs="Times New Roman"/>
          <w:iCs/>
          <w:color w:val="000000" w:themeColor="text1"/>
        </w:rPr>
        <w:t xml:space="preserve">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ED0A5F">
        <w:rPr>
          <w:rFonts w:ascii="Times New Roman" w:hAnsi="Times New Roman" w:cs="Times New Roman"/>
          <w:iCs/>
          <w:color w:val="000000" w:themeColor="text1"/>
        </w:rPr>
        <w:t xml:space="preserve"> в одинаковых единицах, как в модели, является сложной задачей из-за роли антиген-презентирующих клеток (АПК). Это требует подгонки параметров по данным </w:t>
      </w:r>
      <w:r w:rsidRPr="00ED0A5F">
        <w:rPr>
          <w:rFonts w:ascii="Times New Roman" w:hAnsi="Times New Roman" w:cs="Times New Roman"/>
          <w:iCs/>
          <w:color w:val="000000" w:themeColor="text1"/>
          <w:lang w:val="en-US"/>
        </w:rPr>
        <w:t>in</w:t>
      </w:r>
      <w:r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lang w:val="en-US"/>
        </w:rPr>
        <w:t>vivo</w:t>
      </w:r>
      <w:r w:rsidRPr="00ED0A5F">
        <w:rPr>
          <w:rFonts w:ascii="Times New Roman" w:hAnsi="Times New Roman" w:cs="Times New Roman"/>
          <w:iCs/>
          <w:color w:val="000000" w:themeColor="text1"/>
        </w:rPr>
        <w:t xml:space="preserve">. АПК явно не представлены в модели и скрыты в значении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0017619D" w:rsidRPr="00ED0A5F">
        <w:rPr>
          <w:rFonts w:ascii="Times New Roman" w:hAnsi="Times New Roman" w:cs="Times New Roman"/>
          <w:iCs/>
          <w:color w:val="000000" w:themeColor="text1"/>
        </w:rPr>
        <w:t xml:space="preserve"> </w:t>
      </w:r>
    </w:p>
    <w:p w14:paraId="3230A8AE" w14:textId="7589570F" w:rsidR="00DC0078" w:rsidRPr="00ED0A5F"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Параметры, моделирующие действие антиретровирусной терапии, являются критическими для формирования режима подавления вирусной нагрузки и устойчивого восстановления иммунной системы.</w:t>
      </w:r>
    </w:p>
    <w:p w14:paraId="46E06319" w14:textId="6D4FCE93" w:rsidR="0017619D" w:rsidRPr="00ED0A5F"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ARTstart</m:t>
            </m:r>
          </m:sub>
        </m:sSub>
      </m:oMath>
      <w:r w:rsidR="0017619D" w:rsidRPr="00ED0A5F">
        <w:rPr>
          <w:rFonts w:ascii="Times New Roman" w:hAnsi="Times New Roman" w:cs="Times New Roman"/>
          <w:iCs/>
          <w:color w:val="000000" w:themeColor="text1"/>
        </w:rPr>
        <w:t>— время начала антиретровирусной терапии; может варьироваться в широких пределах по решению врача.</w:t>
      </w:r>
    </w:p>
    <w:p w14:paraId="11825421" w14:textId="5EFCED1F" w:rsidR="0017619D" w:rsidRPr="00ED0A5F"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ARTend</m:t>
            </m:r>
          </m:sub>
        </m:sSub>
      </m:oMath>
      <w:r w:rsidR="0017619D" w:rsidRPr="00ED0A5F">
        <w:rPr>
          <w:rFonts w:ascii="Times New Roman" w:hAnsi="Times New Roman" w:cs="Times New Roman"/>
          <w:iCs/>
          <w:color w:val="000000" w:themeColor="text1"/>
        </w:rPr>
        <w:t>— время окончания антиретровирусной терапии; аналогично.</w:t>
      </w:r>
    </w:p>
    <w:p w14:paraId="6A2E7922" w14:textId="4C1E82C5" w:rsidR="0017619D" w:rsidRPr="00443F56" w:rsidRDefault="0017619D"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effic</m:t>
        </m:r>
        <m:r>
          <w:rPr>
            <w:rFonts w:ascii="Cambria Math" w:hAnsi="Cambria Math" w:cs="Times New Roman"/>
            <w:color w:val="000000" w:themeColor="text1"/>
          </w:rPr>
          <m:t xml:space="preserve"> = 0.97</m:t>
        </m:r>
      </m:oMath>
      <w:r w:rsidRPr="00ED0A5F">
        <w:rPr>
          <w:rFonts w:ascii="Times New Roman" w:hAnsi="Times New Roman" w:cs="Times New Roman"/>
          <w:iCs/>
          <w:color w:val="000000" w:themeColor="text1"/>
        </w:rPr>
        <w:t xml:space="preserve"> — эффективность терапии</w:t>
      </w:r>
      <w:r w:rsidR="00443F56" w:rsidRPr="00443F56">
        <w:rPr>
          <w:rFonts w:ascii="Times New Roman" w:hAnsi="Times New Roman" w:cs="Times New Roman"/>
          <w:iCs/>
          <w:color w:val="000000" w:themeColor="text1"/>
        </w:rPr>
        <w:t xml:space="preserve"> [</w:t>
      </w:r>
      <w:r w:rsidR="007D1E23">
        <w:rPr>
          <w:rFonts w:ascii="Times New Roman" w:hAnsi="Times New Roman" w:cs="Times New Roman"/>
          <w:iCs/>
          <w:color w:val="000000" w:themeColor="text1"/>
          <w:lang w:val="en-US"/>
        </w:rPr>
        <w:fldChar w:fldCharType="begin"/>
      </w:r>
      <w:r w:rsidR="007D1E23">
        <w:rPr>
          <w:rFonts w:ascii="Times New Roman" w:hAnsi="Times New Roman" w:cs="Times New Roman"/>
          <w:iCs/>
          <w:color w:val="000000" w:themeColor="text1"/>
        </w:rPr>
        <w:instrText xml:space="preserve"> REF _Ref221740544 \r \h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7D1E23">
        <w:rPr>
          <w:rFonts w:ascii="Times New Roman" w:hAnsi="Times New Roman" w:cs="Times New Roman"/>
          <w:iCs/>
          <w:color w:val="000000" w:themeColor="text1"/>
          <w:lang w:val="en-US"/>
        </w:rPr>
      </w:r>
      <w:r w:rsidR="007D1E23">
        <w:rPr>
          <w:rFonts w:ascii="Times New Roman" w:hAnsi="Times New Roman" w:cs="Times New Roman"/>
          <w:iCs/>
          <w:color w:val="000000" w:themeColor="text1"/>
          <w:lang w:val="en-US"/>
        </w:rPr>
        <w:fldChar w:fldCharType="separate"/>
      </w:r>
      <w:r w:rsidR="007D1E23">
        <w:rPr>
          <w:rFonts w:ascii="Times New Roman" w:hAnsi="Times New Roman" w:cs="Times New Roman"/>
          <w:iCs/>
          <w:color w:val="000000" w:themeColor="text1"/>
        </w:rPr>
        <w:t>1</w:t>
      </w:r>
      <w:r w:rsidR="007D1E23">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221741079 \</w:instrText>
      </w:r>
      <w:r w:rsidR="00443F56">
        <w:rPr>
          <w:rFonts w:ascii="Times New Roman" w:hAnsi="Times New Roman" w:cs="Times New Roman"/>
          <w:iCs/>
          <w:color w:val="000000" w:themeColor="text1"/>
          <w:lang w:val="en-US"/>
        </w:rPr>
        <w:instrText>r</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443F56">
        <w:rPr>
          <w:rFonts w:ascii="Times New Roman" w:hAnsi="Times New Roman" w:cs="Times New Roman"/>
          <w:iCs/>
          <w:color w:val="000000" w:themeColor="text1"/>
        </w:rPr>
        <w:instrText xml:space="preserve">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443F56">
        <w:rPr>
          <w:rFonts w:ascii="Times New Roman" w:hAnsi="Times New Roman" w:cs="Times New Roman"/>
          <w:iCs/>
          <w:color w:val="000000" w:themeColor="text1"/>
        </w:rPr>
        <w:t>5</w:t>
      </w:r>
      <w:r w:rsidR="00443F56">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 xml:space="preserve">; может варьироваться, причём точное значение не критично, если выполняется условие </w:t>
      </w:r>
      <m:oMath>
        <m:r>
          <w:rPr>
            <w:rFonts w:ascii="Cambria Math" w:hAnsi="Cambria Math" w:cs="Times New Roman"/>
            <w:color w:val="000000" w:themeColor="text1"/>
          </w:rPr>
          <m:t>1 - e</m:t>
        </m:r>
        <m:r>
          <w:rPr>
            <w:rFonts w:ascii="Cambria Math" w:hAnsi="Cambria Math" w:cs="Times New Roman"/>
            <w:color w:val="000000" w:themeColor="text1"/>
            <w:lang w:val="en-US"/>
          </w:rPr>
          <m:t>ffic</m:t>
        </m:r>
        <m:r>
          <w:rPr>
            <w:rFonts w:ascii="Cambria Math" w:hAnsi="Cambria Math" w:cs="Times New Roman"/>
            <w:color w:val="000000" w:themeColor="text1"/>
          </w:rPr>
          <m:t> </m:t>
        </m:r>
        <m:r>
          <m:rPr>
            <m:sty m:val="p"/>
          </m:rPr>
          <w:rPr>
            <w:rFonts w:ascii="Cambria Math" w:hAnsi="Cambria Math" w:cs="Times New Roman"/>
            <w:color w:val="000000" w:themeColor="text1"/>
          </w:rPr>
          <m:t>≪</m:t>
        </m:r>
        <m:r>
          <w:rPr>
            <w:rFonts w:ascii="Cambria Math" w:hAnsi="Cambria Math" w:cs="Times New Roman"/>
            <w:color w:val="000000" w:themeColor="text1"/>
          </w:rPr>
          <m:t> </m:t>
        </m:r>
        <m:f>
          <m:fPr>
            <m:ctrlPr>
              <w:rPr>
                <w:rFonts w:ascii="Cambria Math" w:hAnsi="Cambria Math" w:cs="Times New Roman"/>
                <w:iCs/>
                <w:color w:val="000000" w:themeColor="text1"/>
              </w:rPr>
            </m:ctrlPr>
          </m:fPr>
          <m:num>
            <m:r>
              <w:rPr>
                <w:rFonts w:ascii="Cambria Math" w:hAnsi="Cambria Math" w:cs="Times New Roman"/>
                <w:color w:val="000000" w:themeColor="text1"/>
              </w:rPr>
              <m:t>1</m:t>
            </m:r>
            <m:ctrlPr>
              <w:rPr>
                <w:rFonts w:ascii="Cambria Math" w:hAnsi="Cambria Math" w:cs="Times New Roman"/>
                <w:i/>
                <w:iCs/>
                <w:color w:val="000000" w:themeColor="text1"/>
              </w:rPr>
            </m:ctrlPr>
          </m:num>
          <m:den>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R</m:t>
                </m:r>
              </m:e>
              <m:sub>
                <m:r>
                  <w:rPr>
                    <w:rFonts w:ascii="Cambria Math" w:hAnsi="Cambria Math" w:cs="Times New Roman"/>
                    <w:color w:val="000000" w:themeColor="text1"/>
                  </w:rPr>
                  <m:t>0</m:t>
                </m:r>
              </m:sub>
            </m:sSub>
            <m:ctrlPr>
              <w:rPr>
                <w:rFonts w:ascii="Cambria Math" w:hAnsi="Cambria Math" w:cs="Times New Roman"/>
                <w:i/>
                <w:iCs/>
                <w:color w:val="000000" w:themeColor="text1"/>
              </w:rPr>
            </m:ctrlPr>
          </m:den>
        </m:f>
      </m:oMath>
      <w:r w:rsidR="00443F56" w:rsidRPr="00443F56">
        <w:rPr>
          <w:rFonts w:ascii="Times New Roman" w:hAnsi="Times New Roman" w:cs="Times New Roman"/>
          <w:iCs/>
          <w:color w:val="000000" w:themeColor="text1"/>
        </w:rPr>
        <w:t xml:space="preserve"> .</w:t>
      </w:r>
    </w:p>
    <w:p w14:paraId="1B09AC63" w14:textId="331B4D01" w:rsidR="00103482" w:rsidRDefault="00103482" w:rsidP="00AB05CE">
      <w:pPr>
        <w:pStyle w:val="Heading2"/>
        <w:jc w:val="both"/>
        <w:rPr>
          <w:rFonts w:eastAsiaTheme="minorEastAsia"/>
          <w:color w:val="000000" w:themeColor="text1"/>
        </w:rPr>
      </w:pPr>
      <w:bookmarkStart w:id="20" w:name="_Toc221915483"/>
      <w:r w:rsidRPr="00ED0A5F">
        <w:rPr>
          <w:rFonts w:eastAsiaTheme="minorEastAsia"/>
          <w:color w:val="000000" w:themeColor="text1"/>
        </w:rPr>
        <w:t>3.4. Минимально необходимые клинические параметры для персонализации</w:t>
      </w:r>
      <w:bookmarkEnd w:id="20"/>
    </w:p>
    <w:p w14:paraId="2CBCDD6E" w14:textId="77777777" w:rsidR="000B49F3" w:rsidRPr="00AB05CE" w:rsidRDefault="000B49F3" w:rsidP="00AB05CE">
      <w:pPr>
        <w:jc w:val="both"/>
      </w:pPr>
    </w:p>
    <w:p w14:paraId="3C229C12" w14:textId="610F8DB9" w:rsidR="00103482" w:rsidRPr="00ED0A5F" w:rsidRDefault="0010348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Для адаптации модели к конкретному пациенту и повышения её прогностической ценности требуется минимальный набор клинически измеряемых параметров</w:t>
      </w:r>
      <w:r w:rsidR="000B49F3">
        <w:rPr>
          <w:rFonts w:ascii="Times New Roman" w:hAnsi="Times New Roman" w:cs="Times New Roman"/>
          <w:iCs/>
          <w:color w:val="000000" w:themeColor="text1"/>
        </w:rPr>
        <w:t>:</w:t>
      </w:r>
    </w:p>
    <w:p w14:paraId="13F3FF2C" w14:textId="513AAD87" w:rsidR="000B49F3" w:rsidRPr="000B49F3" w:rsidRDefault="00AC6616" w:rsidP="00AB05CE">
      <w:pPr>
        <w:pStyle w:val="ListParagraph"/>
        <w:numPr>
          <w:ilvl w:val="0"/>
          <w:numId w:val="9"/>
        </w:numPr>
        <w:jc w:val="both"/>
        <w:rPr>
          <w:rFonts w:ascii="Times New Roman" w:hAnsi="Times New Roman" w:cs="Times New Roman"/>
          <w:iCs/>
          <w:color w:val="000000" w:themeColor="text1"/>
        </w:rPr>
      </w:pPr>
      <w:r w:rsidRPr="00AC6616">
        <w:rPr>
          <w:rFonts w:ascii="Times New Roman" w:hAnsi="Times New Roman" w:cs="Times New Roman"/>
          <w:iCs/>
          <w:color w:val="000000" w:themeColor="text1"/>
        </w:rPr>
        <w:t>w</w:t>
      </w:r>
      <w:r>
        <w:rPr>
          <w:rFonts w:ascii="Times New Roman" w:hAnsi="Times New Roman" w:cs="Times New Roman"/>
          <w:iCs/>
          <w:color w:val="000000" w:themeColor="text1"/>
        </w:rPr>
        <w:t xml:space="preserve"> </w:t>
      </w:r>
    </w:p>
    <w:p w14:paraId="56DC530B" w14:textId="5670A9FE" w:rsidR="0017619D" w:rsidRPr="00AC6616" w:rsidRDefault="00000000" w:rsidP="00AB05CE">
      <w:pPr>
        <w:pStyle w:val="ListParagraph"/>
        <w:numPr>
          <w:ilvl w:val="0"/>
          <w:numId w:val="9"/>
        </w:num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r>
          <w:rPr>
            <w:rFonts w:ascii="Cambria Math" w:hAnsi="Cambria Math" w:cs="Times New Roman"/>
            <w:color w:val="000000" w:themeColor="text1"/>
          </w:rPr>
          <m:t xml:space="preserve"> </m:t>
        </m:r>
      </m:oMath>
    </w:p>
    <w:p w14:paraId="062A35A7" w14:textId="77777777" w:rsidR="00C941AC" w:rsidRDefault="00000000" w:rsidP="00AB05CE">
      <w:pPr>
        <w:pStyle w:val="ListParagraph"/>
        <w:numPr>
          <w:ilvl w:val="0"/>
          <w:numId w:val="9"/>
        </w:num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00AC6616" w:rsidRPr="000B49F3">
        <w:rPr>
          <w:rFonts w:ascii="Times New Roman" w:hAnsi="Times New Roman" w:cs="Times New Roman"/>
          <w:iCs/>
          <w:color w:val="000000" w:themeColor="text1"/>
        </w:rPr>
        <w:br/>
      </w:r>
      <w:r w:rsidR="00AC6616" w:rsidRPr="000B49F3">
        <w:rPr>
          <w:rFonts w:ascii="Times New Roman" w:hAnsi="Times New Roman" w:cs="Times New Roman"/>
          <w:iCs/>
          <w:color w:val="000000" w:themeColor="text1"/>
        </w:rPr>
        <w:br/>
      </w:r>
    </w:p>
    <w:p w14:paraId="16474125" w14:textId="35F153D7" w:rsidR="00AC6616" w:rsidRPr="00C941AC" w:rsidRDefault="00AC6616" w:rsidP="00C941AC">
      <w:pPr>
        <w:ind w:left="426"/>
        <w:jc w:val="both"/>
        <w:rPr>
          <w:rFonts w:ascii="Times New Roman" w:hAnsi="Times New Roman" w:cs="Times New Roman"/>
          <w:iCs/>
          <w:color w:val="000000" w:themeColor="text1"/>
        </w:rPr>
      </w:pPr>
      <w:r w:rsidRPr="00C941AC">
        <w:rPr>
          <w:rFonts w:ascii="Times New Roman" w:hAnsi="Times New Roman" w:cs="Times New Roman"/>
          <w:iCs/>
          <w:color w:val="000000" w:themeColor="text1"/>
        </w:rPr>
        <w:lastRenderedPageBreak/>
        <w:t>Совместное использование этих клинически доступных параметров позволяет персонализировать модель, обеспечивая индивидуальный прогноз течения инфекции и оценку эффективности терапевтических вмешательств.</w:t>
      </w:r>
    </w:p>
    <w:p w14:paraId="5D6AA26A" w14:textId="469ADCD1" w:rsidR="0017619D" w:rsidRPr="00ED0A5F" w:rsidRDefault="0017619D" w:rsidP="0017619D">
      <w:pPr>
        <w:rPr>
          <w:rFonts w:ascii="Times New Roman" w:hAnsi="Times New Roman" w:cs="Times New Roman"/>
          <w:iCs/>
          <w:color w:val="000000" w:themeColor="text1"/>
        </w:rPr>
      </w:pPr>
    </w:p>
    <w:p w14:paraId="5EE5990B" w14:textId="77777777" w:rsidR="0017619D" w:rsidRPr="00ED0A5F" w:rsidRDefault="0017619D" w:rsidP="0017619D">
      <w:pPr>
        <w:rPr>
          <w:rFonts w:ascii="Times New Roman" w:hAnsi="Times New Roman" w:cs="Times New Roman"/>
          <w:b/>
          <w:bCs/>
          <w:iCs/>
          <w:color w:val="000000" w:themeColor="text1"/>
        </w:rPr>
      </w:pPr>
    </w:p>
    <w:p w14:paraId="75A5A42D" w14:textId="77777777" w:rsidR="009775C4" w:rsidRPr="00ED0A5F" w:rsidRDefault="009775C4" w:rsidP="00103482">
      <w:pPr>
        <w:rPr>
          <w:rFonts w:ascii="Times New Roman" w:hAnsi="Times New Roman" w:cs="Times New Roman"/>
          <w:iCs/>
          <w:color w:val="000000" w:themeColor="text1"/>
        </w:rPr>
      </w:pPr>
    </w:p>
    <w:p w14:paraId="32DF4DA9" w14:textId="77777777" w:rsidR="005277F0" w:rsidRPr="00ED0A5F" w:rsidRDefault="005277F0" w:rsidP="00103482">
      <w:pPr>
        <w:rPr>
          <w:rFonts w:ascii="Times New Roman" w:hAnsi="Times New Roman" w:cs="Times New Roman"/>
          <w:iCs/>
          <w:color w:val="000000" w:themeColor="text1"/>
        </w:rPr>
      </w:pPr>
    </w:p>
    <w:p w14:paraId="45487A88" w14:textId="77777777" w:rsidR="006C548D" w:rsidRPr="00ED0A5F" w:rsidRDefault="006C548D" w:rsidP="00103482">
      <w:pPr>
        <w:rPr>
          <w:rFonts w:ascii="Times New Roman" w:hAnsi="Times New Roman" w:cs="Times New Roman"/>
          <w:b/>
          <w:bCs/>
          <w:iCs/>
          <w:color w:val="000000" w:themeColor="text1"/>
        </w:rPr>
      </w:pPr>
    </w:p>
    <w:p w14:paraId="561A10DB" w14:textId="77777777" w:rsidR="00136B57" w:rsidRPr="00ED0A5F" w:rsidRDefault="00136B57" w:rsidP="00103482">
      <w:pPr>
        <w:rPr>
          <w:rFonts w:ascii="Times New Roman" w:hAnsi="Times New Roman" w:cs="Times New Roman"/>
          <w:b/>
          <w:bCs/>
          <w:iCs/>
          <w:color w:val="000000" w:themeColor="text1"/>
        </w:rPr>
      </w:pPr>
    </w:p>
    <w:p w14:paraId="0D586754" w14:textId="77777777" w:rsidR="00136B57" w:rsidRPr="00ED0A5F" w:rsidRDefault="00136B57" w:rsidP="00103482">
      <w:pPr>
        <w:rPr>
          <w:rFonts w:ascii="Times New Roman" w:hAnsi="Times New Roman" w:cs="Times New Roman"/>
          <w:b/>
          <w:bCs/>
          <w:iCs/>
          <w:color w:val="000000" w:themeColor="text1"/>
        </w:rPr>
      </w:pPr>
    </w:p>
    <w:p w14:paraId="4E0DAA87" w14:textId="77777777" w:rsidR="00136B57" w:rsidRPr="00ED0A5F" w:rsidRDefault="00136B57" w:rsidP="00103482">
      <w:pPr>
        <w:rPr>
          <w:rFonts w:ascii="Times New Roman" w:hAnsi="Times New Roman" w:cs="Times New Roman"/>
          <w:b/>
          <w:bCs/>
          <w:iCs/>
          <w:color w:val="000000" w:themeColor="text1"/>
        </w:rPr>
      </w:pPr>
    </w:p>
    <w:p w14:paraId="15A39F8D" w14:textId="77777777" w:rsidR="00136B57" w:rsidRPr="00ED0A5F" w:rsidRDefault="00136B57" w:rsidP="00103482">
      <w:pPr>
        <w:rPr>
          <w:rFonts w:ascii="Times New Roman" w:hAnsi="Times New Roman" w:cs="Times New Roman"/>
          <w:b/>
          <w:bCs/>
          <w:iCs/>
          <w:color w:val="000000" w:themeColor="text1"/>
        </w:rPr>
      </w:pPr>
    </w:p>
    <w:p w14:paraId="67C17451" w14:textId="77777777" w:rsidR="00136B57" w:rsidRPr="00ED0A5F" w:rsidRDefault="00136B57" w:rsidP="00103482">
      <w:pPr>
        <w:rPr>
          <w:rFonts w:ascii="Times New Roman" w:hAnsi="Times New Roman" w:cs="Times New Roman"/>
          <w:b/>
          <w:bCs/>
          <w:iCs/>
          <w:color w:val="000000" w:themeColor="text1"/>
        </w:rPr>
      </w:pPr>
    </w:p>
    <w:p w14:paraId="3D26DB6F" w14:textId="77777777" w:rsidR="00136B57" w:rsidRDefault="00136B57" w:rsidP="00103482">
      <w:pPr>
        <w:rPr>
          <w:rFonts w:ascii="Times New Roman" w:hAnsi="Times New Roman" w:cs="Times New Roman"/>
          <w:b/>
          <w:bCs/>
          <w:iCs/>
          <w:color w:val="000000" w:themeColor="text1"/>
        </w:rPr>
      </w:pPr>
    </w:p>
    <w:p w14:paraId="06D589BD" w14:textId="77777777" w:rsidR="00C941AC" w:rsidRDefault="00C941AC" w:rsidP="00103482">
      <w:pPr>
        <w:rPr>
          <w:rFonts w:ascii="Times New Roman" w:hAnsi="Times New Roman" w:cs="Times New Roman"/>
          <w:b/>
          <w:bCs/>
          <w:iCs/>
          <w:color w:val="000000" w:themeColor="text1"/>
        </w:rPr>
      </w:pPr>
    </w:p>
    <w:p w14:paraId="06AF6302" w14:textId="77777777" w:rsidR="00C941AC" w:rsidRDefault="00C941AC" w:rsidP="00103482">
      <w:pPr>
        <w:rPr>
          <w:rFonts w:ascii="Times New Roman" w:hAnsi="Times New Roman" w:cs="Times New Roman"/>
          <w:b/>
          <w:bCs/>
          <w:iCs/>
          <w:color w:val="000000" w:themeColor="text1"/>
        </w:rPr>
      </w:pPr>
    </w:p>
    <w:p w14:paraId="2B4570C1" w14:textId="77777777" w:rsidR="00C941AC" w:rsidRDefault="00C941AC" w:rsidP="00103482">
      <w:pPr>
        <w:rPr>
          <w:rFonts w:ascii="Times New Roman" w:hAnsi="Times New Roman" w:cs="Times New Roman"/>
          <w:b/>
          <w:bCs/>
          <w:iCs/>
          <w:color w:val="000000" w:themeColor="text1"/>
        </w:rPr>
      </w:pPr>
    </w:p>
    <w:p w14:paraId="55595CC2" w14:textId="77777777" w:rsidR="00C941AC" w:rsidRDefault="00C941AC" w:rsidP="00103482">
      <w:pPr>
        <w:rPr>
          <w:rFonts w:ascii="Times New Roman" w:hAnsi="Times New Roman" w:cs="Times New Roman"/>
          <w:b/>
          <w:bCs/>
          <w:iCs/>
          <w:color w:val="000000" w:themeColor="text1"/>
        </w:rPr>
      </w:pPr>
    </w:p>
    <w:p w14:paraId="2E0BF4BF" w14:textId="77777777" w:rsidR="00C941AC" w:rsidRDefault="00C941AC" w:rsidP="00103482">
      <w:pPr>
        <w:rPr>
          <w:rFonts w:ascii="Times New Roman" w:hAnsi="Times New Roman" w:cs="Times New Roman"/>
          <w:b/>
          <w:bCs/>
          <w:iCs/>
          <w:color w:val="000000" w:themeColor="text1"/>
        </w:rPr>
      </w:pPr>
    </w:p>
    <w:p w14:paraId="0453338A" w14:textId="77777777" w:rsidR="00C941AC" w:rsidRDefault="00C941AC" w:rsidP="00103482">
      <w:pPr>
        <w:rPr>
          <w:rFonts w:ascii="Times New Roman" w:hAnsi="Times New Roman" w:cs="Times New Roman"/>
          <w:b/>
          <w:bCs/>
          <w:iCs/>
          <w:color w:val="000000" w:themeColor="text1"/>
        </w:rPr>
      </w:pPr>
    </w:p>
    <w:p w14:paraId="6F46483C" w14:textId="77777777" w:rsidR="00C941AC" w:rsidRDefault="00C941AC" w:rsidP="00103482">
      <w:pPr>
        <w:rPr>
          <w:rFonts w:ascii="Times New Roman" w:hAnsi="Times New Roman" w:cs="Times New Roman"/>
          <w:b/>
          <w:bCs/>
          <w:iCs/>
          <w:color w:val="000000" w:themeColor="text1"/>
        </w:rPr>
      </w:pPr>
    </w:p>
    <w:p w14:paraId="6A7B66A2" w14:textId="77777777" w:rsidR="00C941AC" w:rsidRDefault="00C941AC" w:rsidP="00103482">
      <w:pPr>
        <w:rPr>
          <w:rFonts w:ascii="Times New Roman" w:hAnsi="Times New Roman" w:cs="Times New Roman"/>
          <w:b/>
          <w:bCs/>
          <w:iCs/>
          <w:color w:val="000000" w:themeColor="text1"/>
        </w:rPr>
      </w:pPr>
    </w:p>
    <w:p w14:paraId="4F9B1FE3" w14:textId="77777777" w:rsidR="00C941AC" w:rsidRDefault="00C941AC" w:rsidP="00103482">
      <w:pPr>
        <w:rPr>
          <w:rFonts w:ascii="Times New Roman" w:hAnsi="Times New Roman" w:cs="Times New Roman"/>
          <w:b/>
          <w:bCs/>
          <w:iCs/>
          <w:color w:val="000000" w:themeColor="text1"/>
        </w:rPr>
      </w:pPr>
    </w:p>
    <w:p w14:paraId="5974FBC3" w14:textId="77777777" w:rsidR="00C941AC" w:rsidRDefault="00C941AC" w:rsidP="00103482">
      <w:pPr>
        <w:rPr>
          <w:rFonts w:ascii="Times New Roman" w:hAnsi="Times New Roman" w:cs="Times New Roman"/>
          <w:b/>
          <w:bCs/>
          <w:iCs/>
          <w:color w:val="000000" w:themeColor="text1"/>
        </w:rPr>
      </w:pPr>
    </w:p>
    <w:p w14:paraId="065283C7" w14:textId="77777777" w:rsidR="00C941AC" w:rsidRDefault="00C941AC" w:rsidP="00103482">
      <w:pPr>
        <w:rPr>
          <w:rFonts w:ascii="Times New Roman" w:hAnsi="Times New Roman" w:cs="Times New Roman"/>
          <w:b/>
          <w:bCs/>
          <w:iCs/>
          <w:color w:val="000000" w:themeColor="text1"/>
        </w:rPr>
      </w:pPr>
    </w:p>
    <w:p w14:paraId="168279E6" w14:textId="77777777" w:rsidR="00C941AC" w:rsidRDefault="00C941AC" w:rsidP="00103482">
      <w:pPr>
        <w:rPr>
          <w:rFonts w:ascii="Times New Roman" w:hAnsi="Times New Roman" w:cs="Times New Roman"/>
          <w:b/>
          <w:bCs/>
          <w:iCs/>
          <w:color w:val="000000" w:themeColor="text1"/>
        </w:rPr>
      </w:pPr>
    </w:p>
    <w:p w14:paraId="2477EF61" w14:textId="77777777" w:rsidR="00C941AC" w:rsidRPr="00ED0A5F" w:rsidRDefault="00C941AC" w:rsidP="00103482">
      <w:pPr>
        <w:rPr>
          <w:rFonts w:ascii="Times New Roman" w:hAnsi="Times New Roman" w:cs="Times New Roman"/>
          <w:b/>
          <w:bCs/>
          <w:iCs/>
          <w:color w:val="000000" w:themeColor="text1"/>
        </w:rPr>
      </w:pPr>
    </w:p>
    <w:p w14:paraId="51C5087E" w14:textId="77777777" w:rsidR="006C548D" w:rsidRPr="00AC7B4B" w:rsidRDefault="006C548D" w:rsidP="00103482">
      <w:pPr>
        <w:rPr>
          <w:rFonts w:ascii="Times New Roman" w:hAnsi="Times New Roman" w:cs="Times New Roman"/>
          <w:b/>
          <w:bCs/>
          <w:iCs/>
          <w:color w:val="000000" w:themeColor="text1"/>
        </w:rPr>
      </w:pPr>
    </w:p>
    <w:p w14:paraId="5AAB368F" w14:textId="089185C2" w:rsidR="00CC469F" w:rsidRPr="00ED0A5F" w:rsidRDefault="00CC469F" w:rsidP="00ED0A5F">
      <w:pPr>
        <w:pStyle w:val="Heading1"/>
        <w:rPr>
          <w:rFonts w:eastAsiaTheme="minorEastAsia"/>
          <w:color w:val="000000" w:themeColor="text1"/>
        </w:rPr>
      </w:pPr>
      <w:bookmarkStart w:id="21" w:name="_Toc221915484"/>
      <w:r w:rsidRPr="00ED0A5F">
        <w:rPr>
          <w:rFonts w:eastAsiaTheme="minorEastAsia"/>
          <w:color w:val="000000" w:themeColor="text1"/>
        </w:rPr>
        <w:lastRenderedPageBreak/>
        <w:t>4. Исследование и алгоритмизация «спонтанного контроля».</w:t>
      </w:r>
      <w:bookmarkEnd w:id="21"/>
    </w:p>
    <w:p w14:paraId="7B5BE4B6" w14:textId="23BD9BC7" w:rsidR="005277F0" w:rsidRPr="00ED0A5F" w:rsidRDefault="005277F0" w:rsidP="000B49F3">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Современная парадигма лечения ВИЧ-инфекции основана на универсальном назначении пожизненной антиретровирусной терапии (АРТ) всем инфицированным пациентам независимо от их иммунологического статуса. Такой подход, несмотря на доказанную эффективность в снижении заболеваемости и смертности, игнорирует фундаментальное биологическое разнообразие хозяев-вирусных взаимодействий. Клинические наблюдения выявляют редкую, но принципиально важную категорию пациентов — элитных контролеров (&lt;0,5% инфицированных), способных поддерживать вирусную нагрузку ниже 50 копий/мл в течение многих лет без антиретровирусных препаратов </w:t>
      </w:r>
      <w:r w:rsidR="00443F56" w:rsidRPr="00443F56">
        <w:rPr>
          <w:rFonts w:ascii="Times New Roman" w:hAnsi="Times New Roman" w:cs="Times New Roman"/>
          <w:iCs/>
          <w:color w:val="000000" w:themeColor="text1"/>
        </w:rPr>
        <w:t>[</w:t>
      </w:r>
      <w:r w:rsidR="00443F56">
        <w:rPr>
          <w:rFonts w:ascii="Times New Roman" w:hAnsi="Times New Roman" w:cs="Times New Roman"/>
          <w:iCs/>
          <w:color w:val="000000" w:themeColor="text1"/>
        </w:rPr>
        <w:fldChar w:fldCharType="begin"/>
      </w:r>
      <w:r w:rsidR="00443F56">
        <w:rPr>
          <w:rFonts w:ascii="Times New Roman" w:hAnsi="Times New Roman" w:cs="Times New Roman"/>
          <w:iCs/>
          <w:color w:val="000000" w:themeColor="text1"/>
        </w:rPr>
        <w:instrText xml:space="preserve"> REF _Ref221740627 \r \h </w:instrText>
      </w:r>
      <w:r w:rsidR="00443F56">
        <w:rPr>
          <w:rFonts w:ascii="Times New Roman" w:hAnsi="Times New Roman" w:cs="Times New Roman"/>
          <w:iCs/>
          <w:color w:val="000000" w:themeColor="text1"/>
        </w:rPr>
      </w:r>
      <w:r w:rsidR="00443F56">
        <w:rPr>
          <w:rFonts w:ascii="Times New Roman" w:hAnsi="Times New Roman" w:cs="Times New Roman"/>
          <w:iCs/>
          <w:color w:val="000000" w:themeColor="text1"/>
        </w:rPr>
        <w:fldChar w:fldCharType="separate"/>
      </w:r>
      <w:r w:rsidR="00443F56">
        <w:rPr>
          <w:rFonts w:ascii="Times New Roman" w:hAnsi="Times New Roman" w:cs="Times New Roman"/>
          <w:iCs/>
          <w:color w:val="000000" w:themeColor="text1"/>
        </w:rPr>
        <w:t>2</w:t>
      </w:r>
      <w:r w:rsidR="00443F56">
        <w:rPr>
          <w:rFonts w:ascii="Times New Roman" w:hAnsi="Times New Roman" w:cs="Times New Roman"/>
          <w:iCs/>
          <w:color w:val="000000" w:themeColor="text1"/>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221741547 \</w:instrText>
      </w:r>
      <w:r w:rsidR="00443F56">
        <w:rPr>
          <w:rFonts w:ascii="Times New Roman" w:hAnsi="Times New Roman" w:cs="Times New Roman"/>
          <w:iCs/>
          <w:color w:val="000000" w:themeColor="text1"/>
          <w:lang w:val="en-US"/>
        </w:rPr>
        <w:instrText>r</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443F56">
        <w:rPr>
          <w:rFonts w:ascii="Times New Roman" w:hAnsi="Times New Roman" w:cs="Times New Roman"/>
          <w:iCs/>
          <w:color w:val="000000" w:themeColor="text1"/>
        </w:rPr>
        <w:t>8</w:t>
      </w:r>
      <w:r w:rsidR="00443F56">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 У этих пациентов иммунная система самостоятельно устанавливает устойчивое низковирусное равновесие, что ставит под сомнение необходимость терапии для данной группы.</w:t>
      </w:r>
    </w:p>
    <w:p w14:paraId="0F621394" w14:textId="77777777" w:rsidR="005277F0" w:rsidRPr="00ED0A5F" w:rsidRDefault="005277F0" w:rsidP="000B49F3">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Математическая модель, представленная в главе 2, демонстрирует бистабильную природу ВИЧ-инфекции: система обладает двумя устойчивыми состояниями — </w:t>
      </w:r>
      <w:r w:rsidRPr="00ED0A5F">
        <w:rPr>
          <w:rFonts w:ascii="Times New Roman" w:hAnsi="Times New Roman" w:cs="Times New Roman"/>
          <w:i/>
          <w:iCs/>
          <w:color w:val="000000" w:themeColor="text1"/>
        </w:rPr>
        <w:t>прогрессирующим</w:t>
      </w:r>
      <w:r w:rsidRPr="00ED0A5F">
        <w:rPr>
          <w:rFonts w:ascii="Times New Roman" w:hAnsi="Times New Roman" w:cs="Times New Roman"/>
          <w:iCs/>
          <w:color w:val="000000" w:themeColor="text1"/>
        </w:rPr>
        <w:t xml:space="preserve"> (высокая виремия, истощение хелперов) и </w:t>
      </w:r>
      <w:r w:rsidRPr="00ED0A5F">
        <w:rPr>
          <w:rFonts w:ascii="Times New Roman" w:hAnsi="Times New Roman" w:cs="Times New Roman"/>
          <w:i/>
          <w:iCs/>
          <w:color w:val="000000" w:themeColor="text1"/>
        </w:rPr>
        <w:t>контролируемым</w:t>
      </w:r>
      <w:r w:rsidRPr="00ED0A5F">
        <w:rPr>
          <w:rFonts w:ascii="Times New Roman" w:hAnsi="Times New Roman" w:cs="Times New Roman"/>
          <w:iCs/>
          <w:color w:val="000000" w:themeColor="text1"/>
        </w:rPr>
        <w:t xml:space="preserve"> (низкая виремия, сохраненный иммунитет). Ключевым вопросом становится: </w:t>
      </w:r>
      <w:r w:rsidRPr="00ED0A5F">
        <w:rPr>
          <w:rFonts w:ascii="Times New Roman" w:hAnsi="Times New Roman" w:cs="Times New Roman"/>
          <w:i/>
          <w:iCs/>
          <w:color w:val="000000" w:themeColor="text1"/>
        </w:rPr>
        <w:t>при каких индивидуальных параметрах пациента система спонтанно эволюционирует в контролируемое состояние без внешнего вмешательства?</w:t>
      </w:r>
      <w:r w:rsidRPr="00ED0A5F">
        <w:rPr>
          <w:rFonts w:ascii="Times New Roman" w:hAnsi="Times New Roman" w:cs="Times New Roman"/>
          <w:iCs/>
          <w:color w:val="000000" w:themeColor="text1"/>
        </w:rPr>
        <w:t xml:space="preserve"> Ответ на этот вопрос имеет не только теоретическое, но и прямое клиническое значение. Назначение АРТ пациенту, способному к естественному контролю, создаёт избыточную лекарственную нагрузку без дополнительной пользы, а в случае прекращения терапии может спровоцировать «рикошетную» вирусную репликацию из-за атрофии иммунного ответа.</w:t>
      </w:r>
    </w:p>
    <w:p w14:paraId="4039DEF9" w14:textId="0D3362DC" w:rsidR="00ED0A5F" w:rsidRDefault="005277F0" w:rsidP="00C941AC">
      <w:pPr>
        <w:jc w:val="both"/>
        <w:rPr>
          <w:rFonts w:ascii="Times New Roman" w:hAnsi="Times New Roman" w:cs="Times New Roman"/>
          <w:b/>
          <w:bCs/>
          <w:color w:val="000000" w:themeColor="text1"/>
        </w:rPr>
      </w:pPr>
      <w:r w:rsidRPr="00ED0A5F">
        <w:rPr>
          <w:rFonts w:ascii="Times New Roman" w:hAnsi="Times New Roman" w:cs="Times New Roman"/>
          <w:iCs/>
          <w:color w:val="000000" w:themeColor="text1"/>
        </w:rPr>
        <w:t xml:space="preserve">В данной главе решается критически важная задача — алгоритмизация диагностики спонтанного контроля как обязательного первого шага персонализированного планирования терапии. Мы формализуем условия существования устойчивого низковирусного равновесия в терминах параметров модели (пороги активации хелперов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ED0A5F">
        <w:rPr>
          <w:rFonts w:ascii="Times New Roman" w:hAnsi="Times New Roman" w:cs="Times New Roman"/>
          <w:iCs/>
          <w:color w:val="000000" w:themeColor="text1"/>
        </w:rPr>
        <w:t xml:space="preserve"> и эффекторов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ED0A5F">
        <w:rPr>
          <w:rFonts w:ascii="Times New Roman" w:hAnsi="Times New Roman" w:cs="Times New Roman"/>
          <w:iCs/>
          <w:color w:val="000000" w:themeColor="text1"/>
        </w:rPr>
        <w:t xml:space="preserve">, коэффициент избирательной уязвимости </w:t>
      </w:r>
      <m:oMath>
        <m:r>
          <w:rPr>
            <w:rFonts w:ascii="Cambria Math" w:hAnsi="Cambria Math" w:cs="Times New Roman"/>
            <w:color w:val="000000" w:themeColor="text1"/>
          </w:rPr>
          <m:t>w</m:t>
        </m:r>
      </m:oMath>
      <w:r w:rsidRPr="00ED0A5F">
        <w:rPr>
          <w:rFonts w:ascii="Times New Roman" w:hAnsi="Times New Roman" w:cs="Times New Roman"/>
          <w:iCs/>
          <w:color w:val="000000" w:themeColor="text1"/>
        </w:rPr>
        <w:t xml:space="preserve">, скорость пролиферации </w:t>
      </w:r>
      <w:r w:rsidRPr="00ED0A5F">
        <w:rPr>
          <w:rFonts w:ascii="Times New Roman" w:hAnsi="Times New Roman" w:cs="Times New Roman"/>
          <w:i/>
          <w:iCs/>
          <w:color w:val="000000" w:themeColor="text1"/>
        </w:rPr>
        <w:t>c</w:t>
      </w:r>
      <w:r w:rsidRPr="00ED0A5F">
        <w:rPr>
          <w:rFonts w:ascii="Times New Roman" w:hAnsi="Times New Roman" w:cs="Times New Roman"/>
          <w:iCs/>
          <w:color w:val="000000" w:themeColor="text1"/>
        </w:rPr>
        <w:t>), разрабатываем вычислительный критерий классификации пациента как потенциального контролера, и интегрируем эту проверку в общий алгоритм принятия решений. Особое внимание уделяется этическому аспекту: алгоритм должен надёжно исключать необоснованное назначение терапии, одновременно минимизируя риск ложноположительной классификации (когда прогрессор ошибочно идентифицируется как контролер).</w:t>
      </w:r>
    </w:p>
    <w:p w14:paraId="15DE1193" w14:textId="77777777" w:rsidR="00C941AC" w:rsidRDefault="00C941AC" w:rsidP="009407FB">
      <w:pPr>
        <w:rPr>
          <w:rFonts w:ascii="Times New Roman" w:hAnsi="Times New Roman" w:cs="Times New Roman"/>
          <w:color w:val="000000" w:themeColor="text1"/>
        </w:rPr>
      </w:pPr>
    </w:p>
    <w:p w14:paraId="28235F31" w14:textId="71E268DE" w:rsidR="009407FB" w:rsidRPr="009407FB" w:rsidRDefault="009407FB" w:rsidP="009407FB">
      <w:pPr>
        <w:rPr>
          <w:rFonts w:ascii="Times New Roman" w:hAnsi="Times New Roman" w:cs="Times New Roman"/>
          <w:color w:val="000000" w:themeColor="text1"/>
        </w:rPr>
      </w:pPr>
      <w:r w:rsidRPr="009407FB">
        <w:rPr>
          <w:rFonts w:ascii="Times New Roman" w:hAnsi="Times New Roman" w:cs="Times New Roman"/>
          <w:color w:val="000000" w:themeColor="text1"/>
        </w:rPr>
        <w:t>Алгоритм клинического применения модели:</w:t>
      </w:r>
    </w:p>
    <w:p w14:paraId="701D469B" w14:textId="60F6B053" w:rsidR="009407FB" w:rsidRPr="000B49F3" w:rsidRDefault="009407FB" w:rsidP="000B49F3">
      <w:pPr>
        <w:pStyle w:val="ListParagraph"/>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Клиническая презентация:</w:t>
      </w:r>
      <w:r w:rsidRPr="000B49F3">
        <w:rPr>
          <w:rFonts w:ascii="Times New Roman" w:hAnsi="Times New Roman" w:cs="Times New Roman"/>
          <w:color w:val="000000" w:themeColor="text1"/>
        </w:rPr>
        <w:t xml:space="preserve"> Пациент сообщает о потенциальном риске инфицирования ВИЧ (например, незащищённый половой контакт).</w:t>
      </w:r>
    </w:p>
    <w:p w14:paraId="31F7A4B9" w14:textId="504C8481" w:rsidR="009407FB" w:rsidRPr="000B49F3" w:rsidRDefault="009407FB" w:rsidP="000B49F3">
      <w:pPr>
        <w:pStyle w:val="ListParagraph"/>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Первичная диагностика:</w:t>
      </w:r>
      <w:r w:rsidRPr="000B49F3">
        <w:rPr>
          <w:rFonts w:ascii="Times New Roman" w:hAnsi="Times New Roman" w:cs="Times New Roman"/>
          <w:color w:val="000000" w:themeColor="text1"/>
        </w:rPr>
        <w:t xml:space="preserve"> Проведение тестов на ВИЧ для подтверждения статуса. </w:t>
      </w:r>
    </w:p>
    <w:p w14:paraId="67840729" w14:textId="49448133" w:rsidR="009407FB" w:rsidRPr="000B49F3" w:rsidRDefault="009407FB" w:rsidP="000B49F3">
      <w:pPr>
        <w:pStyle w:val="ListParagraph"/>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Персонализация параметров:</w:t>
      </w:r>
      <w:r w:rsidRPr="000B49F3">
        <w:rPr>
          <w:rFonts w:ascii="Times New Roman" w:hAnsi="Times New Roman" w:cs="Times New Roman"/>
          <w:color w:val="000000" w:themeColor="text1"/>
        </w:rPr>
        <w:t xml:space="preserve"> </w:t>
      </w:r>
      <w:r w:rsidR="00E46AC4">
        <w:rPr>
          <w:rFonts w:ascii="Times New Roman" w:hAnsi="Times New Roman" w:cs="Times New Roman"/>
          <w:color w:val="000000" w:themeColor="text1"/>
        </w:rPr>
        <w:t>прямое</w:t>
      </w:r>
      <w:r w:rsidRPr="000B49F3">
        <w:rPr>
          <w:rFonts w:ascii="Times New Roman" w:hAnsi="Times New Roman" w:cs="Times New Roman"/>
          <w:color w:val="000000" w:themeColor="text1"/>
        </w:rPr>
        <w:t xml:space="preserve"> </w:t>
      </w:r>
      <w:r w:rsidR="00E46AC4" w:rsidRPr="00E46AC4">
        <w:rPr>
          <w:rFonts w:ascii="Times New Roman" w:hAnsi="Times New Roman" w:cs="Times New Roman"/>
          <w:i/>
          <w:color w:val="000000" w:themeColor="text1"/>
          <w:lang w:val="en-US"/>
        </w:rPr>
        <w:t>ex</w:t>
      </w:r>
      <w:r w:rsidR="00E46AC4" w:rsidRPr="00E46AC4">
        <w:rPr>
          <w:rFonts w:ascii="Times New Roman" w:hAnsi="Times New Roman" w:cs="Times New Roman"/>
          <w:i/>
          <w:color w:val="000000" w:themeColor="text1"/>
        </w:rPr>
        <w:t xml:space="preserve"> </w:t>
      </w:r>
      <w:r w:rsidR="00E46AC4" w:rsidRPr="00E46AC4">
        <w:rPr>
          <w:rFonts w:ascii="Times New Roman" w:hAnsi="Times New Roman" w:cs="Times New Roman"/>
          <w:i/>
          <w:color w:val="000000" w:themeColor="text1"/>
          <w:lang w:val="en-US"/>
        </w:rPr>
        <w:t>vivo</w:t>
      </w:r>
      <w:r w:rsidR="00E46AC4">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 xml:space="preserve">измерение индивидуальных иммунологических параметров пациента, наиболее критичных для исхода </w:t>
      </w:r>
      <w:r w:rsidRPr="000B49F3">
        <w:rPr>
          <w:rFonts w:ascii="Times New Roman" w:hAnsi="Times New Roman" w:cs="Times New Roman"/>
          <w:color w:val="000000" w:themeColor="text1"/>
        </w:rPr>
        <w:lastRenderedPageBreak/>
        <w:t>инфекции: отношение инфективности H-клеток к T-клеткам (</w:t>
      </w:r>
      <m:oMath>
        <m:r>
          <w:rPr>
            <w:rFonts w:ascii="Cambria Math" w:hAnsi="Cambria Math" w:cs="Times New Roman"/>
            <w:color w:val="000000" w:themeColor="text1"/>
            <w:lang w:val="en-US"/>
          </w:rPr>
          <m:t>w</m:t>
        </m:r>
      </m:oMath>
      <w:r w:rsidRPr="000B49F3">
        <w:rPr>
          <w:rFonts w:ascii="Times New Roman" w:hAnsi="Times New Roman" w:cs="Times New Roman"/>
          <w:color w:val="000000" w:themeColor="text1"/>
        </w:rPr>
        <w:t>) и порог</w:t>
      </w:r>
      <w:r w:rsidR="00E46AC4">
        <w:rPr>
          <w:rFonts w:ascii="Times New Roman" w:hAnsi="Times New Roman" w:cs="Times New Roman"/>
          <w:color w:val="000000" w:themeColor="text1"/>
        </w:rPr>
        <w:t>и</w:t>
      </w:r>
      <w:r w:rsidRPr="000B49F3">
        <w:rPr>
          <w:rFonts w:ascii="Times New Roman" w:hAnsi="Times New Roman" w:cs="Times New Roman"/>
          <w:color w:val="000000" w:themeColor="text1"/>
        </w:rPr>
        <w:t xml:space="preserve"> активации хелпер</w:t>
      </w:r>
      <w:r w:rsidR="00E46AC4">
        <w:rPr>
          <w:rFonts w:ascii="Times New Roman" w:hAnsi="Times New Roman" w:cs="Times New Roman"/>
          <w:color w:val="000000" w:themeColor="text1"/>
        </w:rPr>
        <w:t>ов</w:t>
      </w:r>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0B49F3">
        <w:rPr>
          <w:rFonts w:ascii="Times New Roman" w:hAnsi="Times New Roman" w:cs="Times New Roman"/>
          <w:color w:val="000000" w:themeColor="text1"/>
        </w:rPr>
        <w:t xml:space="preserve">) и </w:t>
      </w:r>
      <w:r w:rsidR="00E46AC4">
        <w:rPr>
          <w:rFonts w:ascii="Times New Roman" w:hAnsi="Times New Roman" w:cs="Times New Roman"/>
          <w:color w:val="000000" w:themeColor="text1"/>
        </w:rPr>
        <w:t>киллеров</w:t>
      </w:r>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0B49F3">
        <w:rPr>
          <w:rFonts w:ascii="Times New Roman" w:hAnsi="Times New Roman" w:cs="Times New Roman"/>
          <w:color w:val="000000" w:themeColor="text1"/>
        </w:rPr>
        <w:t>).</w:t>
      </w:r>
    </w:p>
    <w:p w14:paraId="672F4B3D" w14:textId="0685605B" w:rsidR="00E46AC4" w:rsidRPr="00E46AC4" w:rsidRDefault="00E46AC4" w:rsidP="000B49F3">
      <w:pPr>
        <w:pStyle w:val="ListParagraph"/>
        <w:numPr>
          <w:ilvl w:val="0"/>
          <w:numId w:val="10"/>
        </w:numPr>
        <w:jc w:val="both"/>
        <w:rPr>
          <w:rFonts w:ascii="Times New Roman" w:hAnsi="Times New Roman" w:cs="Times New Roman"/>
          <w:color w:val="000000" w:themeColor="text1"/>
        </w:rPr>
      </w:pPr>
      <w:r w:rsidRPr="00E46AC4">
        <w:rPr>
          <w:rFonts w:ascii="Times New Roman" w:hAnsi="Times New Roman" w:cs="Times New Roman"/>
          <w:b/>
          <w:color w:val="000000" w:themeColor="text1"/>
        </w:rPr>
        <w:t>Уточнение параметров</w:t>
      </w:r>
      <w:r w:rsidR="00C941AC" w:rsidRPr="00E46AC4">
        <w:rPr>
          <w:rFonts w:ascii="Times New Roman" w:hAnsi="Times New Roman" w:cs="Times New Roman"/>
          <w:b/>
          <w:color w:val="000000" w:themeColor="text1"/>
        </w:rPr>
        <w:t>:</w:t>
      </w:r>
      <w:r w:rsidR="00C941AC">
        <w:rPr>
          <w:rFonts w:ascii="Times New Roman" w:hAnsi="Times New Roman" w:cs="Times New Roman"/>
          <w:color w:val="000000" w:themeColor="text1"/>
        </w:rPr>
        <w:t xml:space="preserve"> </w:t>
      </w:r>
      <w:r w:rsidR="00C941AC" w:rsidRPr="000B49F3">
        <w:rPr>
          <w:rFonts w:ascii="Times New Roman" w:hAnsi="Times New Roman" w:cs="Times New Roman"/>
          <w:color w:val="000000" w:themeColor="text1"/>
        </w:rPr>
        <w:t>для</w:t>
      </w:r>
      <w:r w:rsidR="009407FB" w:rsidRPr="000B49F3">
        <w:rPr>
          <w:rFonts w:ascii="Times New Roman" w:hAnsi="Times New Roman" w:cs="Times New Roman"/>
          <w:color w:val="000000" w:themeColor="text1"/>
        </w:rPr>
        <w:t xml:space="preserve"> параметров, не подлежащих быстрому индивидуальному измерению, используются установленные средние значения.</w:t>
      </w:r>
      <w:r>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На</w:t>
      </w:r>
      <w:r>
        <w:rPr>
          <w:rFonts w:ascii="Times New Roman" w:hAnsi="Times New Roman" w:cs="Times New Roman"/>
          <w:color w:val="000000" w:themeColor="text1"/>
        </w:rPr>
        <w:t>пример, на</w:t>
      </w:r>
      <w:r w:rsidRPr="000B49F3">
        <w:rPr>
          <w:rFonts w:ascii="Times New Roman" w:hAnsi="Times New Roman" w:cs="Times New Roman"/>
          <w:color w:val="000000" w:themeColor="text1"/>
        </w:rPr>
        <w:t xml:space="preserve"> ранних стадиях инфекции прямое измерение вирусной кинетики и базового репродуктивного числа (</w:t>
      </w:r>
      <m:oMath>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R</m:t>
            </m:r>
            <m:ctrlPr>
              <w:rPr>
                <w:rFonts w:ascii="Cambria Math" w:hAnsi="Cambria Math" w:cs="Times New Roman"/>
                <w:i/>
                <w:color w:val="000000" w:themeColor="text1"/>
                <w:lang w:val="en-US"/>
              </w:rPr>
            </m:ctrlPr>
          </m:e>
          <m:sub>
            <m:r>
              <w:rPr>
                <w:rFonts w:ascii="Cambria Math" w:hAnsi="Cambria Math" w:cs="Times New Roman"/>
                <w:color w:val="000000" w:themeColor="text1"/>
              </w:rPr>
              <m:t>0</m:t>
            </m:r>
          </m:sub>
        </m:sSub>
      </m:oMath>
      <w:r w:rsidRPr="000B49F3">
        <w:rPr>
          <w:rFonts w:ascii="Times New Roman" w:hAnsi="Times New Roman" w:cs="Times New Roman"/>
          <w:color w:val="000000" w:themeColor="text1"/>
        </w:rPr>
        <w:t xml:space="preserve">) может быть невозможным. В этом случае используется среднее значение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R</m:t>
            </m:r>
          </m:e>
          <m:sub>
            <m:r>
              <w:rPr>
                <w:rFonts w:ascii="Cambria Math" w:hAnsi="Cambria Math" w:cs="Times New Roman"/>
                <w:color w:val="000000" w:themeColor="text1"/>
              </w:rPr>
              <m:t>0</m:t>
            </m:r>
          </m:sub>
        </m:sSub>
      </m:oMath>
      <w:r w:rsidRPr="00E46AC4">
        <w:rPr>
          <w:rFonts w:ascii="Times New Roman" w:hAnsi="Times New Roman" w:cs="Times New Roman"/>
          <w:color w:val="000000" w:themeColor="text1"/>
        </w:rPr>
        <w:t xml:space="preserve"> </w:t>
      </w:r>
      <w:r>
        <w:rPr>
          <w:rFonts w:ascii="Times New Roman" w:hAnsi="Times New Roman" w:cs="Times New Roman"/>
          <w:color w:val="000000" w:themeColor="text1"/>
        </w:rPr>
        <w:t>из</w:t>
      </w:r>
      <w:r w:rsidRPr="00E46AC4">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литератур</w:t>
      </w:r>
      <w:r>
        <w:rPr>
          <w:rFonts w:ascii="Times New Roman" w:hAnsi="Times New Roman" w:cs="Times New Roman"/>
          <w:color w:val="000000" w:themeColor="text1"/>
        </w:rPr>
        <w:t xml:space="preserve">ы, которое затем уточняется, когда вирус виден. </w:t>
      </w:r>
      <w:r w:rsidRPr="00E46AC4">
        <w:rPr>
          <w:rFonts w:ascii="Times New Roman" w:hAnsi="Times New Roman" w:cs="Times New Roman"/>
          <w:color w:val="000000" w:themeColor="text1"/>
        </w:rPr>
        <w:t xml:space="preserve">По мере развития ранней инфекции, </w:t>
      </w:r>
      <w:r w:rsidR="00C47F46">
        <w:rPr>
          <w:rFonts w:ascii="Times New Roman" w:hAnsi="Times New Roman" w:cs="Times New Roman"/>
          <w:color w:val="000000" w:themeColor="text1"/>
        </w:rPr>
        <w:t>пере-</w:t>
      </w:r>
      <w:r w:rsidRPr="00E46AC4">
        <w:rPr>
          <w:rFonts w:ascii="Times New Roman" w:hAnsi="Times New Roman" w:cs="Times New Roman"/>
          <w:color w:val="000000" w:themeColor="text1"/>
        </w:rPr>
        <w:t xml:space="preserve">подгонка </w:t>
      </w:r>
      <w:r w:rsidR="00C47F46">
        <w:rPr>
          <w:rFonts w:ascii="Times New Roman" w:hAnsi="Times New Roman" w:cs="Times New Roman"/>
          <w:color w:val="000000" w:themeColor="text1"/>
        </w:rPr>
        <w:t xml:space="preserve">параметров </w:t>
      </w:r>
      <w:r w:rsidRPr="00E46AC4">
        <w:rPr>
          <w:rFonts w:ascii="Times New Roman" w:hAnsi="Times New Roman" w:cs="Times New Roman"/>
          <w:color w:val="000000" w:themeColor="text1"/>
        </w:rPr>
        <w:t>модели</w:t>
      </w:r>
      <w:r w:rsidR="00C47F46">
        <w:rPr>
          <w:rFonts w:ascii="Times New Roman" w:hAnsi="Times New Roman" w:cs="Times New Roman"/>
          <w:color w:val="000000" w:themeColor="text1"/>
        </w:rPr>
        <w:t xml:space="preserve"> к наблюдаемым переменным состояния (числам клеток)</w:t>
      </w:r>
      <w:r w:rsidRPr="00E46AC4">
        <w:rPr>
          <w:rFonts w:ascii="Times New Roman" w:hAnsi="Times New Roman" w:cs="Times New Roman"/>
          <w:color w:val="000000" w:themeColor="text1"/>
        </w:rPr>
        <w:t xml:space="preserve"> позволяет уточнить параметр</w:t>
      </w:r>
      <w:r w:rsidR="00C47F46">
        <w:rPr>
          <w:rFonts w:ascii="Times New Roman" w:hAnsi="Times New Roman" w:cs="Times New Roman"/>
          <w:color w:val="000000" w:themeColor="text1"/>
        </w:rPr>
        <w:t>ы и точность прогноза.</w:t>
      </w:r>
    </w:p>
    <w:p w14:paraId="316D05EA" w14:textId="78BBBFFD" w:rsidR="009407FB" w:rsidRPr="000B49F3" w:rsidRDefault="009407FB" w:rsidP="000B49F3">
      <w:pPr>
        <w:pStyle w:val="ListParagraph"/>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Вычислительный этап:</w:t>
      </w:r>
      <w:r w:rsidRPr="000B49F3">
        <w:rPr>
          <w:rFonts w:ascii="Times New Roman" w:hAnsi="Times New Roman" w:cs="Times New Roman"/>
          <w:color w:val="000000" w:themeColor="text1"/>
        </w:rPr>
        <w:t xml:space="preserve"> На основе введённого набора параметров (</w:t>
      </w:r>
      <m:oMath>
        <m:r>
          <w:rPr>
            <w:rFonts w:ascii="Cambria Math" w:hAnsi="Cambria Math" w:cs="Times New Roman"/>
            <w:color w:val="000000" w:themeColor="text1"/>
            <w:lang w:val="en-US"/>
          </w:rPr>
          <m:t>w</m:t>
        </m:r>
      </m:oMath>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0B49F3">
        <w:rPr>
          <w:rFonts w:ascii="Times New Roman" w:hAnsi="Times New Roman" w:cs="Times New Roman"/>
          <w:color w:val="000000" w:themeColor="text1"/>
        </w:rPr>
        <w:t xml:space="preserve"> ,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0B49F3">
        <w:rPr>
          <w:rFonts w:ascii="Times New Roman" w:hAnsi="Times New Roman" w:cs="Times New Roman"/>
          <w:iCs/>
          <w:color w:val="000000" w:themeColor="text1"/>
        </w:rPr>
        <w:t xml:space="preserve"> </w:t>
      </w:r>
      <w:r w:rsidRPr="000B49F3">
        <w:rPr>
          <w:rFonts w:ascii="Times New Roman" w:hAnsi="Times New Roman" w:cs="Times New Roman"/>
          <w:color w:val="000000" w:themeColor="text1"/>
        </w:rPr>
        <w:t xml:space="preserve">и др.) </w:t>
      </w:r>
      <w:r w:rsidR="00443F56" w:rsidRPr="000B49F3">
        <w:rPr>
          <w:rFonts w:ascii="Times New Roman" w:hAnsi="Times New Roman" w:cs="Times New Roman"/>
          <w:color w:val="000000" w:themeColor="text1"/>
        </w:rPr>
        <w:t>[</w:t>
      </w:r>
      <w:r w:rsidR="00443F56" w:rsidRPr="000B49F3">
        <w:rPr>
          <w:rFonts w:ascii="Times New Roman" w:hAnsi="Times New Roman" w:cs="Times New Roman"/>
          <w:color w:val="000000" w:themeColor="text1"/>
        </w:rPr>
        <w:fldChar w:fldCharType="begin"/>
      </w:r>
      <w:r w:rsidR="00443F56" w:rsidRPr="000B49F3">
        <w:rPr>
          <w:rFonts w:ascii="Times New Roman" w:hAnsi="Times New Roman" w:cs="Times New Roman"/>
          <w:color w:val="000000" w:themeColor="text1"/>
        </w:rPr>
        <w:instrText xml:space="preserve"> REF _Ref221741079 \r \h </w:instrText>
      </w:r>
      <w:r w:rsidR="00443F56" w:rsidRPr="000B49F3">
        <w:rPr>
          <w:rFonts w:ascii="Times New Roman" w:hAnsi="Times New Roman" w:cs="Times New Roman"/>
          <w:color w:val="000000" w:themeColor="text1"/>
        </w:rPr>
      </w:r>
      <w:r w:rsidR="00443F56" w:rsidRPr="000B49F3">
        <w:rPr>
          <w:rFonts w:ascii="Times New Roman" w:hAnsi="Times New Roman" w:cs="Times New Roman"/>
          <w:color w:val="000000" w:themeColor="text1"/>
        </w:rPr>
        <w:fldChar w:fldCharType="separate"/>
      </w:r>
      <w:r w:rsidR="00443F56" w:rsidRPr="000B49F3">
        <w:rPr>
          <w:rFonts w:ascii="Times New Roman" w:hAnsi="Times New Roman" w:cs="Times New Roman"/>
          <w:color w:val="000000" w:themeColor="text1"/>
        </w:rPr>
        <w:t>5</w:t>
      </w:r>
      <w:r w:rsidR="00443F56" w:rsidRPr="000B49F3">
        <w:rPr>
          <w:rFonts w:ascii="Times New Roman" w:hAnsi="Times New Roman" w:cs="Times New Roman"/>
          <w:color w:val="000000" w:themeColor="text1"/>
        </w:rPr>
        <w:fldChar w:fldCharType="end"/>
      </w:r>
      <w:r w:rsidR="00443F56" w:rsidRPr="000B49F3">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выполняется поиск с помощью программного кода всех</w:t>
      </w:r>
      <w:r w:rsidR="00E46AC4">
        <w:rPr>
          <w:rFonts w:ascii="Times New Roman" w:hAnsi="Times New Roman" w:cs="Times New Roman"/>
          <w:color w:val="000000" w:themeColor="text1"/>
        </w:rPr>
        <w:t xml:space="preserve"> допустимых</w:t>
      </w:r>
      <w:r w:rsidRPr="000B49F3">
        <w:rPr>
          <w:rFonts w:ascii="Times New Roman" w:hAnsi="Times New Roman" w:cs="Times New Roman"/>
          <w:color w:val="000000" w:themeColor="text1"/>
        </w:rPr>
        <w:t xml:space="preserve"> пар </w:t>
      </w:r>
      <w:r w:rsidR="00C47F46">
        <w:rPr>
          <w:rFonts w:ascii="Times New Roman" w:hAnsi="Times New Roman" w:cs="Times New Roman"/>
          <w:color w:val="000000" w:themeColor="text1"/>
        </w:rPr>
        <w:t xml:space="preserve">точек </w:t>
      </w:r>
      <w:r w:rsidRPr="000B49F3">
        <w:rPr>
          <w:rFonts w:ascii="Times New Roman" w:hAnsi="Times New Roman" w:cs="Times New Roman"/>
          <w:color w:val="000000" w:themeColor="text1"/>
        </w:rPr>
        <w:t xml:space="preserve">времени </w:t>
      </w:r>
      <w:r w:rsidR="00C47F46">
        <w:rPr>
          <w:rFonts w:ascii="Times New Roman" w:hAnsi="Times New Roman" w:cs="Times New Roman"/>
          <w:color w:val="000000" w:themeColor="text1"/>
        </w:rPr>
        <w:t xml:space="preserve">для </w:t>
      </w:r>
      <w:r w:rsidRPr="000B49F3">
        <w:rPr>
          <w:rFonts w:ascii="Times New Roman" w:hAnsi="Times New Roman" w:cs="Times New Roman"/>
          <w:color w:val="000000" w:themeColor="text1"/>
        </w:rPr>
        <w:t>начала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start</m:t>
            </m:r>
          </m:sub>
        </m:sSub>
      </m:oMath>
      <w:r w:rsidRPr="00C941AC">
        <w:rPr>
          <w:rFonts w:ascii="Times New Roman" w:hAnsi="Times New Roman" w:cs="Times New Roman"/>
          <w:color w:val="000000" w:themeColor="text1"/>
        </w:rPr>
        <w:t>)</w:t>
      </w:r>
      <w:r w:rsidRPr="000B49F3">
        <w:rPr>
          <w:rFonts w:ascii="Times New Roman" w:hAnsi="Times New Roman" w:cs="Times New Roman"/>
          <w:color w:val="000000" w:themeColor="text1"/>
        </w:rPr>
        <w:t xml:space="preserve"> и окончания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end</m:t>
            </m:r>
          </m:sub>
        </m:sSub>
      </m:oMath>
      <w:r w:rsidRPr="00C941AC">
        <w:rPr>
          <w:rFonts w:ascii="Times New Roman" w:hAnsi="Times New Roman" w:cs="Times New Roman"/>
          <w:color w:val="000000" w:themeColor="text1"/>
        </w:rPr>
        <w:t>)</w:t>
      </w:r>
      <w:r w:rsidRPr="000B49F3">
        <w:rPr>
          <w:rFonts w:ascii="Times New Roman" w:hAnsi="Times New Roman" w:cs="Times New Roman"/>
          <w:color w:val="000000" w:themeColor="text1"/>
        </w:rPr>
        <w:t xml:space="preserve"> краткосрочной терапии</w:t>
      </w:r>
      <w:r w:rsidR="00C47F46">
        <w:rPr>
          <w:rFonts w:ascii="Times New Roman" w:hAnsi="Times New Roman" w:cs="Times New Roman"/>
          <w:color w:val="000000" w:themeColor="text1"/>
        </w:rPr>
        <w:t>, при которых достигается хелперное состояние с низким вирусом</w:t>
      </w:r>
      <w:r w:rsidRPr="000B49F3">
        <w:rPr>
          <w:rFonts w:ascii="Times New Roman" w:hAnsi="Times New Roman" w:cs="Times New Roman"/>
          <w:color w:val="000000" w:themeColor="text1"/>
        </w:rPr>
        <w:t>.</w:t>
      </w:r>
      <w:r w:rsidR="00C47F46">
        <w:rPr>
          <w:rFonts w:ascii="Times New Roman" w:hAnsi="Times New Roman" w:cs="Times New Roman"/>
          <w:color w:val="000000" w:themeColor="text1"/>
        </w:rPr>
        <w:t xml:space="preserve"> </w:t>
      </w:r>
      <w:r w:rsidR="00C941AC">
        <w:rPr>
          <w:rFonts w:ascii="Times New Roman" w:hAnsi="Times New Roman" w:cs="Times New Roman"/>
          <w:color w:val="000000" w:themeColor="text1"/>
        </w:rPr>
        <w:t>Данные,</w:t>
      </w:r>
      <w:r w:rsidR="00C47F46">
        <w:rPr>
          <w:rFonts w:ascii="Times New Roman" w:hAnsi="Times New Roman" w:cs="Times New Roman"/>
          <w:color w:val="000000" w:themeColor="text1"/>
        </w:rPr>
        <w:t xml:space="preserve"> а лучше сам код передаются врачам.</w:t>
      </w:r>
    </w:p>
    <w:p w14:paraId="1D7EB24F" w14:textId="19B6B2EB" w:rsidR="009407FB" w:rsidRPr="000B49F3" w:rsidRDefault="009407FB" w:rsidP="000B49F3">
      <w:pPr>
        <w:pStyle w:val="ListParagraph"/>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iCs/>
          <w:color w:val="000000" w:themeColor="text1"/>
        </w:rPr>
        <w:t>Клиническое решение</w:t>
      </w:r>
      <w:r w:rsidR="00C941AC" w:rsidRPr="000B49F3">
        <w:rPr>
          <w:rFonts w:ascii="Times New Roman" w:hAnsi="Times New Roman" w:cs="Times New Roman"/>
          <w:b/>
          <w:bCs/>
          <w:iCs/>
          <w:color w:val="000000" w:themeColor="text1"/>
        </w:rPr>
        <w:t>:</w:t>
      </w:r>
      <w:r w:rsidR="00C941AC" w:rsidRPr="000B49F3">
        <w:rPr>
          <w:rFonts w:ascii="Times New Roman" w:hAnsi="Times New Roman" w:cs="Times New Roman"/>
          <w:color w:val="000000" w:themeColor="text1"/>
        </w:rPr>
        <w:t xml:space="preserve"> на основе</w:t>
      </w:r>
      <w:r w:rsidRPr="000B49F3">
        <w:rPr>
          <w:rFonts w:ascii="Times New Roman" w:hAnsi="Times New Roman" w:cs="Times New Roman"/>
          <w:color w:val="000000" w:themeColor="text1"/>
        </w:rPr>
        <w:t xml:space="preserve"> результатов моделирования, выбирается оптимальное терапевтическое окно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ARTstart</m:t>
            </m:r>
          </m:sub>
        </m:sSub>
      </m:oMath>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ARTend</m:t>
            </m:r>
          </m:sub>
        </m:sSub>
      </m:oMath>
      <w:r w:rsidRPr="000B49F3">
        <w:rPr>
          <w:rFonts w:ascii="Times New Roman" w:hAnsi="Times New Roman" w:cs="Times New Roman"/>
          <w:color w:val="000000" w:themeColor="text1"/>
        </w:rPr>
        <w:t>) для данного пациента.</w:t>
      </w:r>
    </w:p>
    <w:p w14:paraId="208B4C14" w14:textId="0C134415" w:rsidR="009407FB" w:rsidRPr="009407FB" w:rsidRDefault="009407FB" w:rsidP="00C47F46">
      <w:pPr>
        <w:jc w:val="both"/>
        <w:rPr>
          <w:rFonts w:ascii="Times New Roman" w:hAnsi="Times New Roman" w:cs="Times New Roman"/>
          <w:color w:val="000000" w:themeColor="text1"/>
        </w:rPr>
      </w:pPr>
      <w:r w:rsidRPr="00B56C93">
        <w:rPr>
          <w:rFonts w:ascii="Times New Roman" w:hAnsi="Times New Roman" w:cs="Times New Roman"/>
          <w:i/>
          <w:iCs/>
          <w:color w:val="000000" w:themeColor="text1"/>
        </w:rPr>
        <w:t>Ключевая методологическая проблема:</w:t>
      </w:r>
      <w:r w:rsidRPr="009407FB">
        <w:rPr>
          <w:rFonts w:ascii="Times New Roman" w:hAnsi="Times New Roman" w:cs="Times New Roman"/>
          <w:color w:val="000000" w:themeColor="text1"/>
        </w:rPr>
        <w:t xml:space="preserve"> Калибровка единиц измерения параметров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9407FB">
        <w:rPr>
          <w:rFonts w:ascii="Times New Roman" w:hAnsi="Times New Roman" w:cs="Times New Roman"/>
          <w:color w:val="000000" w:themeColor="text1"/>
        </w:rPr>
        <w:t xml:space="preserve"> 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9407FB">
        <w:rPr>
          <w:rFonts w:ascii="Times New Roman" w:hAnsi="Times New Roman" w:cs="Times New Roman"/>
          <w:color w:val="000000" w:themeColor="text1"/>
        </w:rPr>
        <w:t xml:space="preserve">. Эти параметры, описывающие пороги активации иммунных клеток в модели, </w:t>
      </w:r>
      <w:r w:rsidR="00C47F46">
        <w:rPr>
          <w:rFonts w:ascii="Times New Roman" w:hAnsi="Times New Roman" w:cs="Times New Roman"/>
          <w:color w:val="000000" w:themeColor="text1"/>
        </w:rPr>
        <w:t xml:space="preserve">измеряются в разных единицах, </w:t>
      </w:r>
      <w:r w:rsidR="00C941AC">
        <w:rPr>
          <w:rFonts w:ascii="Times New Roman" w:hAnsi="Times New Roman" w:cs="Times New Roman"/>
          <w:color w:val="000000" w:themeColor="text1"/>
        </w:rPr>
        <w:t>из-за того, что</w:t>
      </w:r>
      <w:r w:rsidR="00C47F46">
        <w:rPr>
          <w:rFonts w:ascii="Times New Roman" w:hAnsi="Times New Roman" w:cs="Times New Roman"/>
          <w:color w:val="000000" w:themeColor="text1"/>
        </w:rPr>
        <w:t xml:space="preserve"> эксперименты разные. Они </w:t>
      </w:r>
      <w:r w:rsidRPr="009407FB">
        <w:rPr>
          <w:rFonts w:ascii="Times New Roman" w:hAnsi="Times New Roman" w:cs="Times New Roman"/>
          <w:color w:val="000000" w:themeColor="text1"/>
        </w:rPr>
        <w:t xml:space="preserve">требуют перевода из экспериментальных единиц, получаемых </w:t>
      </w:r>
      <w:r w:rsidRPr="009407FB">
        <w:rPr>
          <w:rFonts w:ascii="Times New Roman" w:hAnsi="Times New Roman" w:cs="Times New Roman"/>
          <w:color w:val="000000" w:themeColor="text1"/>
          <w:lang w:val="en-US"/>
        </w:rPr>
        <w:t>ex</w:t>
      </w:r>
      <w:r w:rsidRPr="009407FB">
        <w:rPr>
          <w:rFonts w:ascii="Times New Roman" w:hAnsi="Times New Roman" w:cs="Times New Roman"/>
          <w:color w:val="000000" w:themeColor="text1"/>
        </w:rPr>
        <w:t xml:space="preserve"> </w:t>
      </w:r>
      <w:r w:rsidRPr="009407FB">
        <w:rPr>
          <w:rFonts w:ascii="Times New Roman" w:hAnsi="Times New Roman" w:cs="Times New Roman"/>
          <w:color w:val="000000" w:themeColor="text1"/>
          <w:lang w:val="en-US"/>
        </w:rPr>
        <w:t>vivo</w:t>
      </w:r>
      <w:r w:rsidRPr="009407FB">
        <w:rPr>
          <w:rFonts w:ascii="Times New Roman" w:hAnsi="Times New Roman" w:cs="Times New Roman"/>
          <w:color w:val="000000" w:themeColor="text1"/>
        </w:rPr>
        <w:t xml:space="preserve">, в безразмерные величины, используемые в уравнениях. Для решения этой проблемы необходима </w:t>
      </w:r>
      <w:r w:rsidR="00C47F46">
        <w:rPr>
          <w:rFonts w:ascii="Times New Roman" w:hAnsi="Times New Roman" w:cs="Times New Roman"/>
          <w:color w:val="000000" w:themeColor="text1"/>
        </w:rPr>
        <w:t xml:space="preserve">калибровка: </w:t>
      </w:r>
      <w:r w:rsidRPr="009407FB">
        <w:rPr>
          <w:rFonts w:ascii="Times New Roman" w:hAnsi="Times New Roman" w:cs="Times New Roman"/>
          <w:color w:val="000000" w:themeColor="text1"/>
        </w:rPr>
        <w:t>совместная работа с иммунологами для разработки стандартизированных протоколов измерений и установления корреляции между лабораторными данными и модельными параметрами.</w:t>
      </w:r>
    </w:p>
    <w:p w14:paraId="0BA0B9E7" w14:textId="784543B7" w:rsidR="002D1509" w:rsidRDefault="00B56C93" w:rsidP="00C47F46">
      <w:pPr>
        <w:jc w:val="both"/>
        <w:rPr>
          <w:rFonts w:ascii="Times New Roman" w:hAnsi="Times New Roman" w:cs="Times New Roman"/>
          <w:iCs/>
          <w:color w:val="000000" w:themeColor="text1"/>
        </w:rPr>
      </w:pPr>
      <w:r>
        <w:rPr>
          <w:rFonts w:ascii="Times New Roman" w:hAnsi="Times New Roman" w:cs="Times New Roman"/>
          <w:iCs/>
          <w:color w:val="000000" w:themeColor="text1"/>
        </w:rPr>
        <w:t>Итог:</w:t>
      </w:r>
      <w:r w:rsidR="00B12042" w:rsidRPr="00B12042">
        <w:rPr>
          <w:rFonts w:ascii="Times New Roman" w:hAnsi="Times New Roman" w:cs="Times New Roman"/>
          <w:iCs/>
          <w:color w:val="000000" w:themeColor="text1"/>
        </w:rPr>
        <w:t> клинический алгоритм, который интегрирует индивидуальные иммунологические измерения в персонализированный прогноз исхода инфекции и рекомендации по терапии.</w:t>
      </w:r>
    </w:p>
    <w:p w14:paraId="5CC86D81" w14:textId="7B17777B" w:rsidR="00730949" w:rsidRDefault="00730949" w:rsidP="00730949">
      <w:pPr>
        <w:pStyle w:val="Heading1"/>
        <w:rPr>
          <w:color w:val="000000" w:themeColor="text1"/>
        </w:rPr>
      </w:pPr>
      <w:bookmarkStart w:id="22" w:name="_Toc221915487"/>
      <w:r w:rsidRPr="00730949">
        <w:rPr>
          <w:color w:val="000000" w:themeColor="text1"/>
        </w:rPr>
        <w:t>5.  Методология определения временного окна для успешного посттерапевтического контроля ВИЧ</w:t>
      </w:r>
      <w:bookmarkEnd w:id="22"/>
    </w:p>
    <w:p w14:paraId="7F691168" w14:textId="7C25B638" w:rsidR="005C250E" w:rsidRPr="00C941AC" w:rsidRDefault="005C250E" w:rsidP="00C941AC">
      <w:pPr>
        <w:jc w:val="both"/>
        <w:rPr>
          <w:rFonts w:ascii="Times New Roman" w:hAnsi="Times New Roman" w:cs="Times New Roman"/>
        </w:rPr>
      </w:pPr>
      <w:r w:rsidRPr="00C941AC">
        <w:rPr>
          <w:rFonts w:ascii="Times New Roman" w:hAnsi="Times New Roman" w:cs="Times New Roman"/>
        </w:rPr>
        <w:t>Разработка математической модели, способной воспроизводить феномен спонтанного контроля ВИЧ-инфекции (глава 4), представляет собой важный, но недостаточный шаг для клинической трансляции. Установление того факта, что конкретный пациент обладает иммунологическими характеристиками, теоретически позволяющими достичь устойчивого контроля без терапии, не решает более прагматической задачи: определения оптимальных временных параметров антиретровирусной терапии (АРТ) для тех пациентов, у которых естественный контроль невозможен.</w:t>
      </w:r>
    </w:p>
    <w:p w14:paraId="1BBA873D" w14:textId="3306D54D" w:rsidR="00730949" w:rsidRPr="00C941AC" w:rsidRDefault="005C250E" w:rsidP="00C941AC">
      <w:pPr>
        <w:jc w:val="both"/>
        <w:rPr>
          <w:rFonts w:ascii="Times New Roman" w:hAnsi="Times New Roman" w:cs="Times New Roman"/>
        </w:rPr>
      </w:pPr>
      <w:r w:rsidRPr="00C941AC">
        <w:rPr>
          <w:rFonts w:ascii="Times New Roman" w:hAnsi="Times New Roman" w:cs="Times New Roman"/>
        </w:rPr>
        <w:t xml:space="preserve">Клиническая реальность такова, что элитные контролеры составляют менее 0,5% инфицированных лиц. Для остальных 99,5% пациентов антиретровирусная терапия остается необходимой, однако современные клинические протоколы оперируют обобщенными рекомендациями ("лечить всех и пожизненно"), игнорируя возможность </w:t>
      </w:r>
      <w:r w:rsidRPr="00C941AC">
        <w:rPr>
          <w:rFonts w:ascii="Times New Roman" w:hAnsi="Times New Roman" w:cs="Times New Roman"/>
        </w:rPr>
        <w:lastRenderedPageBreak/>
        <w:t>достижения посттерапевтического контроля - состояния функционального излечения после ограниченного по времени курса лечения. Исследования продемонстрировали, что такой исход реален, но достигается только при строго определенных условиях начала и продолжительности терапии.</w:t>
      </w:r>
    </w:p>
    <w:p w14:paraId="4711036D" w14:textId="77777777" w:rsidR="00897E36" w:rsidRDefault="00897E36" w:rsidP="00897E36">
      <w:pPr>
        <w:rPr>
          <w:rFonts w:ascii="Times New Roman" w:hAnsi="Times New Roman" w:cs="Times New Roman"/>
          <w:iCs/>
          <w:color w:val="000000" w:themeColor="text1"/>
        </w:rPr>
      </w:pPr>
    </w:p>
    <w:p w14:paraId="6096B4BF" w14:textId="30D5B9CF" w:rsidR="005C250E" w:rsidRPr="005C250E" w:rsidRDefault="005C250E" w:rsidP="005C250E">
      <w:pPr>
        <w:pStyle w:val="Heading2"/>
        <w:rPr>
          <w:color w:val="auto"/>
        </w:rPr>
      </w:pPr>
      <w:bookmarkStart w:id="23" w:name="_Toc221915488"/>
      <w:r w:rsidRPr="005C250E">
        <w:rPr>
          <w:color w:val="auto"/>
        </w:rPr>
        <w:t>5.1 Проблема "терапевтического окна"</w:t>
      </w:r>
      <w:bookmarkEnd w:id="23"/>
    </w:p>
    <w:p w14:paraId="1EFD8844" w14:textId="142ABB3E"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 xml:space="preserve">Ключевой нерешенной проблемой персонализированной медицины ВИЧ является отсутствие количественных критериев для определения "терапевтического окна" </w:t>
      </w:r>
      <w:r>
        <w:rPr>
          <w:rFonts w:ascii="Times New Roman" w:hAnsi="Times New Roman" w:cs="Times New Roman"/>
          <w:iCs/>
          <w:color w:val="000000" w:themeColor="text1"/>
        </w:rPr>
        <w:t xml:space="preserve">- </w:t>
      </w:r>
      <w:r w:rsidRPr="005C250E">
        <w:rPr>
          <w:rFonts w:ascii="Times New Roman" w:hAnsi="Times New Roman" w:cs="Times New Roman"/>
          <w:iCs/>
          <w:color w:val="000000" w:themeColor="text1"/>
        </w:rPr>
        <w:t>области в пространстве параметров (время начала терапии, время окончания терапии</w:t>
      </w:r>
      <w:r>
        <w:rPr>
          <w:rFonts w:ascii="Times New Roman" w:hAnsi="Times New Roman" w:cs="Times New Roman"/>
          <w:iCs/>
          <w:color w:val="000000" w:themeColor="text1"/>
        </w:rPr>
        <w:t>)</w:t>
      </w:r>
      <w:r w:rsidRPr="005C250E">
        <w:rPr>
          <w:rFonts w:ascii="Times New Roman" w:hAnsi="Times New Roman" w:cs="Times New Roman"/>
          <w:iCs/>
          <w:color w:val="000000" w:themeColor="text1"/>
        </w:rPr>
        <w:t>, при которых система переходит в состояние устойчивого контроля после отмены препаратов. Вопрос имеет две принципиальные составляющие:</w:t>
      </w:r>
    </w:p>
    <w:p w14:paraId="1F1CC107" w14:textId="18769225"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Существование и границы окна</w:t>
      </w:r>
      <w:r w:rsidR="00734B52" w:rsidRPr="005C250E">
        <w:rPr>
          <w:rFonts w:ascii="Times New Roman" w:hAnsi="Times New Roman" w:cs="Times New Roman"/>
          <w:iCs/>
          <w:color w:val="000000" w:themeColor="text1"/>
        </w:rPr>
        <w:t>: при</w:t>
      </w:r>
      <w:r w:rsidRPr="005C250E">
        <w:rPr>
          <w:rFonts w:ascii="Times New Roman" w:hAnsi="Times New Roman" w:cs="Times New Roman"/>
          <w:iCs/>
          <w:color w:val="000000" w:themeColor="text1"/>
        </w:rPr>
        <w:t xml:space="preserve"> заданном наборе индивидуальных иммунологических параметров пациента существует ли непрерывная область значений, приводящая к успешному исходу? </w:t>
      </w:r>
    </w:p>
    <w:p w14:paraId="7000297B" w14:textId="366FBF01"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Клиническая устойчивость</w:t>
      </w:r>
      <w:r w:rsidR="00734B52" w:rsidRPr="005C250E">
        <w:rPr>
          <w:rFonts w:ascii="Times New Roman" w:hAnsi="Times New Roman" w:cs="Times New Roman"/>
          <w:iCs/>
          <w:color w:val="000000" w:themeColor="text1"/>
        </w:rPr>
        <w:t>:</w:t>
      </w:r>
      <w:r w:rsidR="00734B52">
        <w:rPr>
          <w:rFonts w:ascii="Times New Roman" w:hAnsi="Times New Roman" w:cs="Times New Roman"/>
          <w:iCs/>
          <w:color w:val="000000" w:themeColor="text1"/>
        </w:rPr>
        <w:t xml:space="preserve"> </w:t>
      </w:r>
      <w:r w:rsidR="00734B52" w:rsidRPr="005C250E">
        <w:rPr>
          <w:rFonts w:ascii="Times New Roman" w:hAnsi="Times New Roman" w:cs="Times New Roman"/>
          <w:iCs/>
          <w:color w:val="000000" w:themeColor="text1"/>
        </w:rPr>
        <w:t>насколько</w:t>
      </w:r>
      <w:r w:rsidRPr="005C250E">
        <w:rPr>
          <w:rFonts w:ascii="Times New Roman" w:hAnsi="Times New Roman" w:cs="Times New Roman"/>
          <w:iCs/>
          <w:color w:val="000000" w:themeColor="text1"/>
        </w:rPr>
        <w:t xml:space="preserve"> чувствителен успех терапии к погрешностям в определении времени начала лечения? Иными словами, какова допустимая клиническая погрешность, при которой система все еще достигает контроля? Этот параметр критически важен для практической реализации, так как в реальных условиях точное определение оптимального момента начала терапии осложнено поздней диагностикой, организационными задержками и индивидуальными вариациями течения острой фазы.</w:t>
      </w:r>
    </w:p>
    <w:p w14:paraId="64961D79" w14:textId="04D2C614"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Математическое моделирование предлагает путь: полный вычислительный анализ фазового пространства системы для каждого конкретного набора параметров пациента. Однако до настоящего времени не существовало алгоритмов, способных:</w:t>
      </w:r>
    </w:p>
    <w:p w14:paraId="656379F3" w14:textId="77777777" w:rsidR="005B0C9E" w:rsidRDefault="005C250E" w:rsidP="00E972BC">
      <w:pPr>
        <w:pStyle w:val="ListParagraph"/>
        <w:numPr>
          <w:ilvl w:val="0"/>
          <w:numId w:val="3"/>
        </w:numPr>
        <w:jc w:val="both"/>
        <w:rPr>
          <w:rFonts w:ascii="Times New Roman" w:hAnsi="Times New Roman" w:cs="Times New Roman"/>
          <w:iCs/>
          <w:color w:val="000000" w:themeColor="text1"/>
        </w:rPr>
      </w:pPr>
      <w:r w:rsidRPr="005B0C9E">
        <w:rPr>
          <w:rFonts w:ascii="Times New Roman" w:hAnsi="Times New Roman" w:cs="Times New Roman"/>
          <w:iCs/>
          <w:color w:val="000000" w:themeColor="text1"/>
        </w:rPr>
        <w:t>Систематически идентифицировать все возможные успешные терапевтические стратегии для данного пациента</w:t>
      </w:r>
    </w:p>
    <w:p w14:paraId="11F3593F" w14:textId="77777777" w:rsidR="005B0C9E" w:rsidRDefault="005C250E" w:rsidP="00E972BC">
      <w:pPr>
        <w:pStyle w:val="ListParagraph"/>
        <w:numPr>
          <w:ilvl w:val="0"/>
          <w:numId w:val="3"/>
        </w:numPr>
        <w:jc w:val="both"/>
        <w:rPr>
          <w:rFonts w:ascii="Times New Roman" w:hAnsi="Times New Roman" w:cs="Times New Roman"/>
          <w:iCs/>
          <w:color w:val="000000" w:themeColor="text1"/>
        </w:rPr>
      </w:pPr>
      <w:r w:rsidRPr="005B0C9E">
        <w:rPr>
          <w:rFonts w:ascii="Times New Roman" w:hAnsi="Times New Roman" w:cs="Times New Roman"/>
          <w:iCs/>
          <w:color w:val="000000" w:themeColor="text1"/>
        </w:rPr>
        <w:t>Количественно оценивать устойчивость этих стратегий к вариациям параметров</w:t>
      </w:r>
    </w:p>
    <w:p w14:paraId="2E628BA5" w14:textId="3DF598CA" w:rsidR="005C250E" w:rsidRPr="005B0C9E" w:rsidRDefault="005C250E" w:rsidP="00E972BC">
      <w:pPr>
        <w:pStyle w:val="ListParagraph"/>
        <w:numPr>
          <w:ilvl w:val="0"/>
          <w:numId w:val="3"/>
        </w:numPr>
        <w:jc w:val="both"/>
        <w:rPr>
          <w:rFonts w:ascii="Times New Roman" w:hAnsi="Times New Roman" w:cs="Times New Roman"/>
          <w:iCs/>
          <w:color w:val="000000" w:themeColor="text1"/>
        </w:rPr>
      </w:pPr>
      <w:r w:rsidRPr="005B0C9E">
        <w:rPr>
          <w:rFonts w:ascii="Times New Roman" w:hAnsi="Times New Roman" w:cs="Times New Roman"/>
          <w:iCs/>
          <w:color w:val="000000" w:themeColor="text1"/>
        </w:rPr>
        <w:t>Определять критические точки бифуркации, разделяющие области успеха и неудачи</w:t>
      </w:r>
    </w:p>
    <w:p w14:paraId="0C62AB13" w14:textId="77777777" w:rsidR="005B0C9E" w:rsidRPr="000856EB" w:rsidRDefault="005B0C9E" w:rsidP="00E972BC">
      <w:pPr>
        <w:jc w:val="both"/>
        <w:rPr>
          <w:rFonts w:ascii="Times New Roman" w:hAnsi="Times New Roman" w:cs="Times New Roman"/>
          <w:iCs/>
          <w:color w:val="000000" w:themeColor="text1"/>
        </w:rPr>
      </w:pPr>
    </w:p>
    <w:p w14:paraId="10D6DB47" w14:textId="77777777" w:rsidR="005B0C9E" w:rsidRDefault="005B0C9E" w:rsidP="005B0C9E">
      <w:pPr>
        <w:rPr>
          <w:rFonts w:ascii="Times New Roman" w:hAnsi="Times New Roman" w:cs="Times New Roman"/>
          <w:iCs/>
          <w:color w:val="000000" w:themeColor="text1"/>
        </w:rPr>
      </w:pPr>
    </w:p>
    <w:p w14:paraId="6F86ED94" w14:textId="77777777" w:rsidR="00C7524A" w:rsidRDefault="00C7524A" w:rsidP="005B0C9E">
      <w:pPr>
        <w:rPr>
          <w:rFonts w:ascii="Times New Roman" w:hAnsi="Times New Roman" w:cs="Times New Roman"/>
          <w:iCs/>
          <w:color w:val="000000" w:themeColor="text1"/>
        </w:rPr>
      </w:pPr>
    </w:p>
    <w:p w14:paraId="2D20D16A" w14:textId="77777777" w:rsidR="00C7524A" w:rsidRDefault="00C7524A" w:rsidP="005B0C9E">
      <w:pPr>
        <w:rPr>
          <w:rFonts w:ascii="Times New Roman" w:hAnsi="Times New Roman" w:cs="Times New Roman"/>
          <w:iCs/>
          <w:color w:val="000000" w:themeColor="text1"/>
        </w:rPr>
      </w:pPr>
    </w:p>
    <w:p w14:paraId="50BFEA4A" w14:textId="570E86EC" w:rsidR="00C7524A" w:rsidRPr="00C7524A" w:rsidRDefault="00C7524A" w:rsidP="00C7524A">
      <w:pPr>
        <w:jc w:val="both"/>
        <w:rPr>
          <w:rFonts w:ascii="Times New Roman" w:hAnsi="Times New Roman" w:cs="Times New Roman"/>
          <w:b/>
          <w:iCs/>
          <w:color w:val="000000" w:themeColor="text1"/>
        </w:rPr>
      </w:pPr>
      <w:r w:rsidRPr="00734B52">
        <w:rPr>
          <w:rFonts w:ascii="Times New Roman" w:hAnsi="Times New Roman" w:cs="Times New Roman"/>
          <w:b/>
          <w:iCs/>
          <w:color w:val="000000" w:themeColor="text1"/>
        </w:rPr>
        <w:t>Влияние параметра I</w:t>
      </w:r>
      <w:r w:rsidR="00E972BC">
        <w:rPr>
          <w:rFonts w:ascii="Times New Roman" w:hAnsi="Times New Roman" w:cs="Times New Roman"/>
          <w:b/>
          <w:iCs/>
          <w:color w:val="000000" w:themeColor="text1"/>
          <w:lang w:val="en-US"/>
        </w:rPr>
        <w:t>O</w:t>
      </w:r>
      <w:r w:rsidRPr="00734B52">
        <w:rPr>
          <w:rFonts w:ascii="Times New Roman" w:hAnsi="Times New Roman" w:cs="Times New Roman"/>
          <w:b/>
          <w:iCs/>
          <w:color w:val="000000" w:themeColor="text1"/>
        </w:rPr>
        <w:t>E на длительность терапии для достижения посттерапевтического контроля</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C76DD5" w14:paraId="08484720" w14:textId="77777777" w:rsidTr="00166BEA">
        <w:tc>
          <w:tcPr>
            <w:tcW w:w="9345" w:type="dxa"/>
          </w:tcPr>
          <w:p w14:paraId="40F04BBF" w14:textId="1747D893" w:rsidR="00F01BCA" w:rsidRPr="00F01BCA" w:rsidRDefault="00F01BCA" w:rsidP="00F01BCA">
            <w:pPr>
              <w:pStyle w:val="Caption"/>
              <w:keepNext/>
              <w:rPr>
                <w:color w:val="auto"/>
                <w:sz w:val="24"/>
                <w:szCs w:val="24"/>
              </w:rPr>
            </w:pPr>
            <w:r w:rsidRPr="00F01BCA">
              <w:rPr>
                <w:color w:val="auto"/>
                <w:sz w:val="24"/>
                <w:szCs w:val="24"/>
                <w:lang w:val="en-US"/>
              </w:rPr>
              <w:lastRenderedPageBreak/>
              <w:t>(a)</w:t>
            </w:r>
          </w:p>
          <w:p w14:paraId="16E27251" w14:textId="47D31AE6" w:rsidR="00C76DD5" w:rsidRPr="00F01BCA" w:rsidRDefault="00C76DD5" w:rsidP="005B0C9E">
            <w:pPr>
              <w:rPr>
                <w:rFonts w:ascii="Times New Roman" w:hAnsi="Times New Roman" w:cs="Times New Roman"/>
                <w:iCs/>
                <w:color w:val="000000" w:themeColor="text1"/>
              </w:rPr>
            </w:pPr>
            <w:r w:rsidRPr="00F01BCA">
              <w:rPr>
                <w:rFonts w:ascii="Times New Roman" w:hAnsi="Times New Roman" w:cs="Times New Roman"/>
                <w:iCs/>
                <w:noProof/>
                <w:color w:val="000000" w:themeColor="text1"/>
              </w:rPr>
              <w:drawing>
                <wp:inline distT="0" distB="0" distL="0" distR="0" wp14:anchorId="08BBCFD6" wp14:editId="5BF5B9A0">
                  <wp:extent cx="5939790" cy="1979930"/>
                  <wp:effectExtent l="0" t="0" r="381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9790" cy="1979930"/>
                          </a:xfrm>
                          <a:prstGeom prst="rect">
                            <a:avLst/>
                          </a:prstGeom>
                        </pic:spPr>
                      </pic:pic>
                    </a:graphicData>
                  </a:graphic>
                </wp:inline>
              </w:drawing>
            </w:r>
          </w:p>
        </w:tc>
      </w:tr>
      <w:tr w:rsidR="00C76DD5" w14:paraId="5EA7622B" w14:textId="77777777" w:rsidTr="00166BEA">
        <w:tc>
          <w:tcPr>
            <w:tcW w:w="9345" w:type="dxa"/>
          </w:tcPr>
          <w:p w14:paraId="0A8B8385" w14:textId="63D7CA05" w:rsidR="00F01BCA" w:rsidRPr="00F01BCA" w:rsidRDefault="00F01BCA" w:rsidP="00F01BCA">
            <w:pPr>
              <w:pStyle w:val="Caption"/>
              <w:keepNext/>
              <w:rPr>
                <w:color w:val="auto"/>
                <w:sz w:val="24"/>
                <w:szCs w:val="24"/>
              </w:rPr>
            </w:pPr>
            <w:r w:rsidRPr="00F01BCA">
              <w:rPr>
                <w:color w:val="auto"/>
                <w:sz w:val="24"/>
                <w:szCs w:val="24"/>
                <w:lang w:val="en-US"/>
              </w:rPr>
              <w:t>(b)</w:t>
            </w:r>
          </w:p>
          <w:p w14:paraId="57DD44DB" w14:textId="2FB6E7E6" w:rsidR="00C76DD5" w:rsidRDefault="00C76DD5" w:rsidP="005B0C9E">
            <w:pPr>
              <w:rPr>
                <w:rFonts w:ascii="Times New Roman" w:hAnsi="Times New Roman" w:cs="Times New Roman"/>
                <w:iCs/>
                <w:color w:val="000000" w:themeColor="text1"/>
              </w:rPr>
            </w:pPr>
            <w:r>
              <w:rPr>
                <w:rFonts w:ascii="Times New Roman" w:hAnsi="Times New Roman" w:cs="Times New Roman"/>
                <w:iCs/>
                <w:noProof/>
                <w:color w:val="000000" w:themeColor="text1"/>
              </w:rPr>
              <w:drawing>
                <wp:inline distT="0" distB="0" distL="0" distR="0" wp14:anchorId="16EB30EF" wp14:editId="39B854A6">
                  <wp:extent cx="5940425" cy="1979930"/>
                  <wp:effectExtent l="0" t="0" r="3175" b="1270"/>
                  <wp:docPr id="18" name="Рисунок 18" descr="Изображение выглядит как текст, диаграмма, линия,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Изображение выглядит как текст, диаграмма, линия, Шрифт&#10;&#10;Контент, сгенерированный ИИ, может содержать ошибки."/>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1979930"/>
                          </a:xfrm>
                          <a:prstGeom prst="rect">
                            <a:avLst/>
                          </a:prstGeom>
                        </pic:spPr>
                      </pic:pic>
                    </a:graphicData>
                  </a:graphic>
                </wp:inline>
              </w:drawing>
            </w:r>
          </w:p>
        </w:tc>
      </w:tr>
    </w:tbl>
    <w:p w14:paraId="10B605F6" w14:textId="77777777" w:rsidR="005D71F2" w:rsidRDefault="005D71F2" w:rsidP="00D667CA">
      <w:pPr>
        <w:rPr>
          <w:rFonts w:ascii="Times New Roman" w:hAnsi="Times New Roman" w:cs="Times New Roman"/>
          <w:color w:val="000000" w:themeColor="text1"/>
          <w:sz w:val="20"/>
          <w:szCs w:val="20"/>
        </w:rPr>
      </w:pPr>
    </w:p>
    <w:p w14:paraId="17BF2E52" w14:textId="1B96DE14" w:rsidR="00D43EA5" w:rsidRDefault="00F01BCA" w:rsidP="00D667CA">
      <w:pPr>
        <w:rPr>
          <w:rFonts w:ascii="Times New Roman" w:hAnsi="Times New Roman" w:cs="Times New Roman"/>
          <w:iCs/>
          <w:color w:val="000000" w:themeColor="text1"/>
          <w:sz w:val="20"/>
          <w:szCs w:val="20"/>
        </w:rPr>
      </w:pPr>
      <w:r w:rsidRPr="00734B52">
        <w:rPr>
          <w:rFonts w:ascii="Times New Roman" w:hAnsi="Times New Roman" w:cs="Times New Roman"/>
          <w:color w:val="000000" w:themeColor="text1"/>
          <w:sz w:val="20"/>
          <w:szCs w:val="20"/>
        </w:rPr>
        <w:t>Рис</w:t>
      </w:r>
      <w:r w:rsidR="0055693C" w:rsidRPr="00734B52">
        <w:rPr>
          <w:rFonts w:ascii="Times New Roman" w:hAnsi="Times New Roman" w:cs="Times New Roman"/>
          <w:color w:val="000000" w:themeColor="text1"/>
          <w:sz w:val="20"/>
          <w:szCs w:val="20"/>
        </w:rPr>
        <w:t>.</w:t>
      </w:r>
      <w:r w:rsidRPr="00734B52">
        <w:rPr>
          <w:rFonts w:ascii="Times New Roman" w:hAnsi="Times New Roman" w:cs="Times New Roman"/>
          <w:color w:val="000000" w:themeColor="text1"/>
          <w:sz w:val="20"/>
          <w:szCs w:val="20"/>
        </w:rPr>
        <w:t xml:space="preserve"> 8.</w:t>
      </w:r>
      <w:r w:rsidR="0055693C" w:rsidRPr="00734B52">
        <w:rPr>
          <w:rFonts w:ascii="Times New Roman" w:hAnsi="Times New Roman" w:cs="Times New Roman"/>
          <w:color w:val="000000" w:themeColor="text1"/>
          <w:sz w:val="20"/>
          <w:szCs w:val="20"/>
        </w:rPr>
        <w:t xml:space="preserve"> Влияние параметров </w:t>
      </w:r>
      <w:r w:rsidR="0055693C" w:rsidRPr="00734B52">
        <w:rPr>
          <w:rFonts w:ascii="Times New Roman" w:hAnsi="Times New Roman" w:cs="Times New Roman"/>
          <w:color w:val="000000" w:themeColor="text1"/>
          <w:sz w:val="20"/>
          <w:szCs w:val="20"/>
          <w:lang w:val="en-US"/>
        </w:rPr>
        <w:t>IOE</w:t>
      </w:r>
      <w:r w:rsidR="0055693C" w:rsidRPr="00734B52">
        <w:rPr>
          <w:rFonts w:ascii="Times New Roman" w:hAnsi="Times New Roman" w:cs="Times New Roman"/>
          <w:color w:val="000000" w:themeColor="text1"/>
          <w:sz w:val="20"/>
          <w:szCs w:val="20"/>
        </w:rPr>
        <w:t xml:space="preserve"> (</w:t>
      </w:r>
      <w:r w:rsidR="0055693C" w:rsidRPr="00734B52">
        <w:rPr>
          <w:rFonts w:ascii="Times New Roman" w:hAnsi="Times New Roman" w:cs="Times New Roman"/>
          <w:color w:val="000000" w:themeColor="text1"/>
          <w:sz w:val="20"/>
          <w:szCs w:val="20"/>
          <w:lang w:val="en-US"/>
        </w:rPr>
        <w:t>a</w:t>
      </w:r>
      <w:r w:rsidR="0055693C" w:rsidRPr="00734B52">
        <w:rPr>
          <w:rFonts w:ascii="Times New Roman" w:hAnsi="Times New Roman" w:cs="Times New Roman"/>
          <w:color w:val="000000" w:themeColor="text1"/>
          <w:sz w:val="20"/>
          <w:szCs w:val="20"/>
        </w:rPr>
        <w:t xml:space="preserve">) и </w:t>
      </w:r>
      <w:r w:rsidR="0055693C" w:rsidRPr="00734B52">
        <w:rPr>
          <w:rFonts w:ascii="Times New Roman" w:hAnsi="Times New Roman" w:cs="Times New Roman"/>
          <w:color w:val="000000" w:themeColor="text1"/>
          <w:sz w:val="20"/>
          <w:szCs w:val="20"/>
          <w:lang w:val="en-US"/>
        </w:rPr>
        <w:t>R</w:t>
      </w:r>
      <w:r w:rsidR="0055693C" w:rsidRPr="00734B52">
        <w:rPr>
          <w:rFonts w:ascii="Times New Roman" w:hAnsi="Times New Roman" w:cs="Times New Roman"/>
          <w:color w:val="000000" w:themeColor="text1"/>
          <w:sz w:val="20"/>
          <w:szCs w:val="20"/>
        </w:rPr>
        <w:t>0 (</w:t>
      </w:r>
      <w:r w:rsidR="0055693C" w:rsidRPr="00734B52">
        <w:rPr>
          <w:rFonts w:ascii="Times New Roman" w:hAnsi="Times New Roman" w:cs="Times New Roman"/>
          <w:color w:val="000000" w:themeColor="text1"/>
          <w:sz w:val="20"/>
          <w:szCs w:val="20"/>
          <w:lang w:val="en-US"/>
        </w:rPr>
        <w:t>b</w:t>
      </w:r>
      <w:r w:rsidR="0055693C" w:rsidRPr="00734B52">
        <w:rPr>
          <w:rFonts w:ascii="Times New Roman" w:hAnsi="Times New Roman" w:cs="Times New Roman"/>
          <w:color w:val="000000" w:themeColor="text1"/>
          <w:sz w:val="20"/>
          <w:szCs w:val="20"/>
        </w:rPr>
        <w:t>) на длительность терапии</w:t>
      </w:r>
      <w:r w:rsidR="00D667CA" w:rsidRPr="00734B52">
        <w:rPr>
          <w:rFonts w:ascii="Times New Roman" w:hAnsi="Times New Roman" w:cs="Times New Roman"/>
          <w:color w:val="000000" w:themeColor="text1"/>
          <w:sz w:val="20"/>
          <w:szCs w:val="20"/>
        </w:rPr>
        <w:t xml:space="preserve"> </w:t>
      </w:r>
      <w:r w:rsidR="00D667CA" w:rsidRPr="00734B52">
        <w:rPr>
          <w:rFonts w:ascii="Times New Roman" w:hAnsi="Times New Roman" w:cs="Times New Roman"/>
          <w:iCs/>
          <w:color w:val="000000" w:themeColor="text1"/>
          <w:sz w:val="20"/>
          <w:szCs w:val="20"/>
        </w:rPr>
        <w:t>для достижения посттерапевтического контроля</w:t>
      </w:r>
      <w:r w:rsidR="00443F56" w:rsidRPr="00734B52">
        <w:rPr>
          <w:rFonts w:ascii="Times New Roman" w:hAnsi="Times New Roman" w:cs="Times New Roman"/>
          <w:iCs/>
          <w:color w:val="000000" w:themeColor="text1"/>
          <w:sz w:val="20"/>
          <w:szCs w:val="20"/>
        </w:rPr>
        <w:t xml:space="preserve"> [</w:t>
      </w:r>
      <w:r w:rsidR="00443F56" w:rsidRPr="00734B52">
        <w:rPr>
          <w:rFonts w:ascii="Times New Roman" w:hAnsi="Times New Roman" w:cs="Times New Roman"/>
          <w:iCs/>
          <w:color w:val="000000" w:themeColor="text1"/>
          <w:sz w:val="20"/>
          <w:szCs w:val="20"/>
        </w:rPr>
        <w:fldChar w:fldCharType="begin"/>
      </w:r>
      <w:r w:rsidR="00443F56" w:rsidRPr="00734B52">
        <w:rPr>
          <w:rFonts w:ascii="Times New Roman" w:hAnsi="Times New Roman" w:cs="Times New Roman"/>
          <w:iCs/>
          <w:color w:val="000000" w:themeColor="text1"/>
          <w:sz w:val="20"/>
          <w:szCs w:val="20"/>
        </w:rPr>
        <w:instrText xml:space="preserve"> REF _Ref221741079 \r \h </w:instrText>
      </w:r>
      <w:r w:rsidR="00443F56" w:rsidRPr="00734B52">
        <w:rPr>
          <w:rFonts w:ascii="Times New Roman" w:hAnsi="Times New Roman" w:cs="Times New Roman"/>
          <w:iCs/>
          <w:color w:val="000000" w:themeColor="text1"/>
          <w:sz w:val="20"/>
          <w:szCs w:val="20"/>
        </w:rPr>
      </w:r>
      <w:r w:rsidR="00443F56" w:rsidRPr="00734B52">
        <w:rPr>
          <w:rFonts w:ascii="Times New Roman" w:hAnsi="Times New Roman" w:cs="Times New Roman"/>
          <w:iCs/>
          <w:color w:val="000000" w:themeColor="text1"/>
          <w:sz w:val="20"/>
          <w:szCs w:val="20"/>
        </w:rPr>
        <w:fldChar w:fldCharType="separate"/>
      </w:r>
      <w:r w:rsidR="00443F56" w:rsidRPr="00734B52">
        <w:rPr>
          <w:rFonts w:ascii="Times New Roman" w:hAnsi="Times New Roman" w:cs="Times New Roman"/>
          <w:iCs/>
          <w:color w:val="000000" w:themeColor="text1"/>
          <w:sz w:val="20"/>
          <w:szCs w:val="20"/>
        </w:rPr>
        <w:t>5</w:t>
      </w:r>
      <w:r w:rsidR="00443F56" w:rsidRPr="00734B52">
        <w:rPr>
          <w:rFonts w:ascii="Times New Roman" w:hAnsi="Times New Roman" w:cs="Times New Roman"/>
          <w:iCs/>
          <w:color w:val="000000" w:themeColor="text1"/>
          <w:sz w:val="20"/>
          <w:szCs w:val="20"/>
        </w:rPr>
        <w:fldChar w:fldCharType="end"/>
      </w:r>
      <w:r w:rsidR="00443F56" w:rsidRPr="00734B52">
        <w:rPr>
          <w:rFonts w:ascii="Times New Roman" w:hAnsi="Times New Roman" w:cs="Times New Roman"/>
          <w:iCs/>
          <w:color w:val="000000" w:themeColor="text1"/>
          <w:sz w:val="20"/>
          <w:szCs w:val="20"/>
        </w:rPr>
        <w:t>]</w:t>
      </w:r>
      <w:r w:rsidR="00D43EA5" w:rsidRPr="00734B52">
        <w:rPr>
          <w:rFonts w:ascii="Times New Roman" w:hAnsi="Times New Roman" w:cs="Times New Roman"/>
          <w:iCs/>
          <w:color w:val="000000" w:themeColor="text1"/>
          <w:sz w:val="20"/>
          <w:szCs w:val="20"/>
        </w:rPr>
        <w:t>: остальные параметры в таблице 1.</w:t>
      </w:r>
      <w:ins w:id="24" w:author="Microsoft Office User" w:date="2026-04-27T18:42:00Z" w16du:dateUtc="2026-04-27T15:42:00Z">
        <w:r w:rsidR="006C29BC">
          <w:rPr>
            <w:rFonts w:ascii="Times New Roman" w:hAnsi="Times New Roman" w:cs="Times New Roman"/>
            <w:iCs/>
            <w:color w:val="000000" w:themeColor="text1"/>
            <w:sz w:val="20"/>
            <w:szCs w:val="20"/>
          </w:rPr>
          <w:t xml:space="preserve"> </w:t>
        </w:r>
      </w:ins>
      <w:ins w:id="25" w:author="Microsoft Office User" w:date="2026-04-27T18:43:00Z" w16du:dateUtc="2026-04-27T15:43:00Z">
        <w:r w:rsidR="006C29BC">
          <w:rPr>
            <w:rFonts w:ascii="Times New Roman" w:hAnsi="Times New Roman" w:cs="Times New Roman"/>
            <w:bCs/>
            <w:iCs/>
            <w:color w:val="000000" w:themeColor="text1"/>
            <w:sz w:val="20"/>
            <w:szCs w:val="20"/>
          </w:rPr>
          <w:t>Что по осям?</w:t>
        </w:r>
      </w:ins>
    </w:p>
    <w:p w14:paraId="3AB87F90" w14:textId="77777777" w:rsidR="00C7524A" w:rsidRPr="000856EB"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На графике </w:t>
      </w:r>
      <w:r>
        <w:rPr>
          <w:rFonts w:ascii="Times New Roman" w:hAnsi="Times New Roman" w:cs="Times New Roman"/>
          <w:iCs/>
          <w:color w:val="000000" w:themeColor="text1"/>
        </w:rPr>
        <w:t>(</w:t>
      </w:r>
      <w:r w:rsidRPr="00166BEA">
        <w:rPr>
          <w:rFonts w:ascii="Times New Roman" w:hAnsi="Times New Roman" w:cs="Times New Roman"/>
          <w:iCs/>
          <w:color w:val="000000" w:themeColor="text1"/>
        </w:rPr>
        <w:t>Рис. 8</w:t>
      </w:r>
      <w:r>
        <w:rPr>
          <w:rFonts w:ascii="Times New Roman" w:hAnsi="Times New Roman" w:cs="Times New Roman"/>
          <w:iCs/>
          <w:color w:val="000000" w:themeColor="text1"/>
        </w:rPr>
        <w:t>а</w:t>
      </w:r>
      <w:r w:rsidRPr="00166BEA">
        <w:rPr>
          <w:rFonts w:ascii="Times New Roman" w:hAnsi="Times New Roman" w:cs="Times New Roman"/>
          <w:iCs/>
          <w:color w:val="000000" w:themeColor="text1"/>
        </w:rPr>
        <w:t>.</w:t>
      </w:r>
      <w:r>
        <w:rPr>
          <w:rFonts w:ascii="Times New Roman" w:hAnsi="Times New Roman" w:cs="Times New Roman"/>
          <w:iCs/>
          <w:color w:val="000000" w:themeColor="text1"/>
        </w:rPr>
        <w:t xml:space="preserve">) </w:t>
      </w:r>
      <w:r w:rsidRPr="00166BEA">
        <w:rPr>
          <w:rFonts w:ascii="Times New Roman" w:hAnsi="Times New Roman" w:cs="Times New Roman"/>
          <w:iCs/>
          <w:color w:val="000000" w:themeColor="text1"/>
        </w:rPr>
        <w:t>представлены результаты анализа для трех значений параметра I₀E, характеризующего порог активации эффекторных Т-лимфоцитов: 10⁻⁶ (высокая чувствительность), 3×10⁻² (оптимальная чувствительность) и 1 (низкая чувствительность). На каждом графике по оси абсцисс отложено время окончания терапии (tARTend, дни), по оси ординат — время начала терапии (tARTstart, дни). Красными символами '+' обозначены комбинации временных параметров, приводящие к установлению долгосрочного контроля после отмены антиретровирусной терапии. При оптимальной чувствительности эффекторных клеток (I₀</w:t>
      </w:r>
      <w:r w:rsidRPr="00166BEA">
        <w:rPr>
          <w:rFonts w:ascii="Times New Roman" w:hAnsi="Times New Roman" w:cs="Times New Roman"/>
          <w:iCs/>
          <w:color w:val="000000" w:themeColor="text1"/>
          <w:lang w:val="en-US"/>
        </w:rPr>
        <w:t>E</w:t>
      </w:r>
      <w:r w:rsidRPr="00166BEA">
        <w:rPr>
          <w:rFonts w:ascii="Times New Roman" w:hAnsi="Times New Roman" w:cs="Times New Roman"/>
          <w:iCs/>
          <w:color w:val="000000" w:themeColor="text1"/>
        </w:rPr>
        <w:t xml:space="preserve"> = 3×10⁻²) наблюдается наиболее широкая полоса успешных стратегий, что свидетельствует о существовании расширенного терапевтического окна. Экстремальные значения I₀E приводят к сужению или полному исчезновению области контроля, демонстрируя важность сбалансированной иммунной реактивности для достижения функционального излечения.</w:t>
      </w:r>
    </w:p>
    <w:p w14:paraId="530288C2" w14:textId="77777777" w:rsidR="00C7524A" w:rsidRPr="00734B52" w:rsidRDefault="00C7524A" w:rsidP="00C7524A">
      <w:pPr>
        <w:jc w:val="both"/>
        <w:rPr>
          <w:rFonts w:ascii="Times New Roman" w:hAnsi="Times New Roman" w:cs="Times New Roman"/>
          <w:b/>
          <w:bCs/>
          <w:iCs/>
          <w:color w:val="000000" w:themeColor="text1"/>
        </w:rPr>
      </w:pPr>
      <w:r w:rsidRPr="00734B52">
        <w:rPr>
          <w:rFonts w:ascii="Times New Roman" w:hAnsi="Times New Roman" w:cs="Times New Roman"/>
          <w:b/>
          <w:bCs/>
          <w:iCs/>
          <w:color w:val="000000" w:themeColor="text1"/>
        </w:rPr>
        <w:t>Влияние репродуктивного числа R₀ на длительность терапии для достижения посттерапевтического контроля</w:t>
      </w:r>
    </w:p>
    <w:p w14:paraId="23456554" w14:textId="77777777" w:rsidR="00C7524A" w:rsidRPr="00166BEA"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На графике </w:t>
      </w:r>
      <w:r>
        <w:rPr>
          <w:rFonts w:ascii="Times New Roman" w:hAnsi="Times New Roman" w:cs="Times New Roman"/>
          <w:iCs/>
          <w:color w:val="000000" w:themeColor="text1"/>
        </w:rPr>
        <w:t>(</w:t>
      </w:r>
      <w:r w:rsidRPr="00166BEA">
        <w:rPr>
          <w:rFonts w:ascii="Times New Roman" w:hAnsi="Times New Roman" w:cs="Times New Roman"/>
          <w:iCs/>
          <w:color w:val="000000" w:themeColor="text1"/>
        </w:rPr>
        <w:t>Рис. 8</w:t>
      </w:r>
      <w:r>
        <w:rPr>
          <w:rFonts w:ascii="Times New Roman" w:hAnsi="Times New Roman" w:cs="Times New Roman"/>
          <w:iCs/>
          <w:color w:val="000000" w:themeColor="text1"/>
        </w:rPr>
        <w:t xml:space="preserve">б) </w:t>
      </w:r>
      <w:r w:rsidRPr="00166BEA">
        <w:rPr>
          <w:rFonts w:ascii="Times New Roman" w:hAnsi="Times New Roman" w:cs="Times New Roman"/>
          <w:iCs/>
          <w:color w:val="000000" w:themeColor="text1"/>
        </w:rPr>
        <w:t xml:space="preserve">показаны результаты анализа для трех значений базового репродуктивного числа вируса: R₀ = 4 (низкая инфекционность), R₀ = 8 (средняя инфекционность) и R₀ = 12 (высокая инфекционность). Аналогично предыдущему рисунку, красными символами '+' отмечены успешные комбинации временных параметров терапии. </w:t>
      </w:r>
      <w:r w:rsidRPr="00166BEA">
        <w:rPr>
          <w:rFonts w:ascii="Times New Roman" w:hAnsi="Times New Roman" w:cs="Times New Roman"/>
          <w:iCs/>
          <w:color w:val="000000" w:themeColor="text1"/>
        </w:rPr>
        <w:lastRenderedPageBreak/>
        <w:t>Увеличение R₀ приводит к прогрессирующему сужению области контроля, при этом для высоких значений R₀ (12) наблюдается резкое сокращение количества успешных стратегий или их полное отсутствие. Это отражает фундаментальную зависимость между вирусной агрессивностью и возможностями иммунной системы по установлению долгосрочного контроля после временного терапевтического вмешательства.</w:t>
      </w:r>
    </w:p>
    <w:p w14:paraId="384CFBBE" w14:textId="77777777" w:rsidR="00C7524A" w:rsidRPr="000856EB"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Области контроля образуют характерные полосы, ориентированные вдоль оси времени окончания терапии, что указывает на существование оптимальных диапазонов как для начала, так и для продолжительности лечения. Количественная оценка числа успешных точек под каждым графиком позволяет объективно сравнивать влияние различных параметров на вероятность достижения посттерапевтического контроля.</w:t>
      </w:r>
    </w:p>
    <w:p w14:paraId="1BD499F5" w14:textId="542168C1" w:rsidR="00CE4F41" w:rsidRPr="00C7524A"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Представленная визуализация подтверждает гипотезу о существовании "терапевтического окна" — ограниченного набора временных параметров лечения, при которых возможно достижение функционального излечения. Ширина этого окна критически зависит как от свойств вируса, так и от характеристик иммунного ответа, что подчеркивает необходимость персонализированного подхода к разработке стратегий, направленных на достижение посттерапевтического контроля ВИЧ-инфекции.</w:t>
      </w:r>
    </w:p>
    <w:p w14:paraId="78594FB4" w14:textId="0AD19931" w:rsidR="005D71F2" w:rsidRPr="00E972BC" w:rsidRDefault="00CE4F41" w:rsidP="00D667CA">
      <w:pPr>
        <w:rPr>
          <w:rFonts w:ascii="Times New Roman" w:hAnsi="Times New Roman" w:cs="Times New Roman"/>
          <w:b/>
          <w:bCs/>
          <w:iCs/>
          <w:color w:val="000000" w:themeColor="text1"/>
        </w:rPr>
      </w:pPr>
      <w:r w:rsidRPr="00E972BC">
        <w:rPr>
          <w:rFonts w:ascii="Times New Roman" w:hAnsi="Times New Roman" w:cs="Times New Roman"/>
          <w:b/>
          <w:bCs/>
          <w:iCs/>
          <w:color w:val="000000" w:themeColor="text1"/>
        </w:rPr>
        <w:t>Чувствительность к параметрам</w:t>
      </w:r>
    </w:p>
    <w:p w14:paraId="67E3A944" w14:textId="07617634" w:rsidR="00D667CA" w:rsidRDefault="00D667CA" w:rsidP="00D667CA">
      <w:pPr>
        <w:rPr>
          <w:rFonts w:ascii="Times New Roman" w:hAnsi="Times New Roman" w:cs="Times New Roman"/>
          <w:iCs/>
          <w:color w:val="000000" w:themeColor="text1"/>
        </w:rPr>
      </w:pPr>
      <w:r w:rsidRPr="00166BEA">
        <w:rPr>
          <w:rFonts w:ascii="Times New Roman" w:hAnsi="Times New Roman" w:cs="Times New Roman"/>
          <w:iCs/>
          <w:color w:val="000000" w:themeColor="text1"/>
        </w:rPr>
        <w:t>На представленных графиках визуализируется пространство успешных терапевтических стратегий для достижения посттерапевтического контроля ВИЧ-инфекции в зависимости от двух ключевых биологических параметров: чувствительности эффекторных Т-клеток (I</w:t>
      </w:r>
      <w:r w:rsidR="00C7524A">
        <w:rPr>
          <w:rFonts w:ascii="Times New Roman" w:hAnsi="Times New Roman" w:cs="Times New Roman"/>
          <w:iCs/>
          <w:color w:val="000000" w:themeColor="text1"/>
          <w:lang w:val="en-US"/>
        </w:rPr>
        <w:t>O</w:t>
      </w:r>
      <w:r w:rsidRPr="00166BEA">
        <w:rPr>
          <w:rFonts w:ascii="Times New Roman" w:hAnsi="Times New Roman" w:cs="Times New Roman"/>
          <w:iCs/>
          <w:color w:val="000000" w:themeColor="text1"/>
        </w:rPr>
        <w:t>E) и базового репродуктивного числа вируса (R₀).</w:t>
      </w:r>
    </w:p>
    <w:p w14:paraId="47DE3D0F" w14:textId="77777777" w:rsidR="00C7524A" w:rsidRPr="00C7524A" w:rsidRDefault="00C7524A" w:rsidP="00D667CA">
      <w:pPr>
        <w:rPr>
          <w:rFonts w:ascii="Times New Roman" w:hAnsi="Times New Roman" w:cs="Times New Roman"/>
          <w:iCs/>
          <w:color w:val="000000" w:themeColor="text1"/>
        </w:rPr>
      </w:pPr>
    </w:p>
    <w:p w14:paraId="315F7C7A" w14:textId="18B3B44D" w:rsidR="00452C56" w:rsidRPr="00C7524A" w:rsidRDefault="00C7524A" w:rsidP="00C7524A">
      <w:pPr>
        <w:jc w:val="both"/>
        <w:rPr>
          <w:rFonts w:ascii="Times New Roman" w:hAnsi="Times New Roman" w:cs="Times New Roman"/>
          <w:b/>
          <w:bCs/>
          <w:iCs/>
          <w:color w:val="000000" w:themeColor="text1"/>
        </w:rPr>
      </w:pPr>
      <w:r w:rsidRPr="00452C56">
        <w:rPr>
          <w:rFonts w:ascii="Times New Roman" w:hAnsi="Times New Roman" w:cs="Times New Roman"/>
          <w:b/>
          <w:bCs/>
          <w:iCs/>
          <w:color w:val="000000" w:themeColor="text1"/>
        </w:rPr>
        <w:t>Влияние параметра I</w:t>
      </w:r>
      <w:r w:rsidRPr="00C7524A">
        <w:rPr>
          <w:rFonts w:ascii="Times New Roman" w:hAnsi="Times New Roman" w:cs="Times New Roman"/>
          <w:b/>
          <w:bCs/>
          <w:iCs/>
          <w:color w:val="000000" w:themeColor="text1"/>
          <w:lang w:val="en-US"/>
        </w:rPr>
        <w:t>O</w:t>
      </w:r>
      <w:r w:rsidRPr="00452C56">
        <w:rPr>
          <w:rFonts w:ascii="Times New Roman" w:hAnsi="Times New Roman" w:cs="Times New Roman"/>
          <w:b/>
          <w:bCs/>
          <w:iCs/>
          <w:color w:val="000000" w:themeColor="text1"/>
          <w:lang w:val="en-US"/>
        </w:rPr>
        <w:t>H</w:t>
      </w:r>
      <w:r w:rsidRPr="00452C56">
        <w:rPr>
          <w:rFonts w:ascii="Times New Roman" w:hAnsi="Times New Roman" w:cs="Times New Roman"/>
          <w:b/>
          <w:bCs/>
          <w:iCs/>
          <w:color w:val="000000" w:themeColor="text1"/>
        </w:rPr>
        <w:t xml:space="preserve"> на длительность терапии для достижения посттерапевтического контроля</w:t>
      </w:r>
    </w:p>
    <w:p w14:paraId="574996BA" w14:textId="4FAD97F6" w:rsidR="00452C56" w:rsidRDefault="006C29BC" w:rsidP="00D667CA">
      <w:pPr>
        <w:rPr>
          <w:ins w:id="26" w:author="Microsoft Office User" w:date="2026-04-27T18:41:00Z" w16du:dateUtc="2026-04-27T15:41:00Z"/>
          <w:rFonts w:ascii="Times New Roman" w:hAnsi="Times New Roman" w:cs="Times New Roman"/>
          <w:iCs/>
          <w:color w:val="000000" w:themeColor="text1"/>
        </w:rPr>
      </w:pPr>
      <w:ins w:id="27" w:author="Microsoft Office User" w:date="2026-04-27T18:41:00Z" w16du:dateUtc="2026-04-27T15:41:00Z">
        <w:r>
          <w:rPr>
            <w:rFonts w:ascii="Times New Roman" w:hAnsi="Times New Roman" w:cs="Times New Roman"/>
            <w:iCs/>
            <w:color w:val="000000" w:themeColor="text1"/>
          </w:rPr>
          <w:t>Проверено влияние параметра порога аткивации хелперов....</w:t>
        </w:r>
      </w:ins>
    </w:p>
    <w:p w14:paraId="40E70CAF" w14:textId="77777777" w:rsidR="006C29BC" w:rsidRPr="00113AB0" w:rsidRDefault="006C29BC" w:rsidP="006C29BC">
      <w:pPr>
        <w:jc w:val="both"/>
        <w:rPr>
          <w:moveTo w:id="28" w:author="Microsoft Office User" w:date="2026-04-27T18:41:00Z" w16du:dateUtc="2026-04-27T15:41:00Z"/>
          <w:rFonts w:ascii="Times New Roman" w:hAnsi="Times New Roman" w:cs="Times New Roman"/>
          <w:bCs/>
          <w:iCs/>
          <w:color w:val="000000" w:themeColor="text1"/>
        </w:rPr>
      </w:pPr>
      <w:moveToRangeStart w:id="29" w:author="Microsoft Office User" w:date="2026-04-27T18:41:00Z" w:name="move228207704"/>
      <w:moveTo w:id="30" w:author="Microsoft Office User" w:date="2026-04-27T18:41:00Z" w16du:dateUtc="2026-04-27T15:41:00Z">
        <w:r w:rsidRPr="00113AB0">
          <w:rPr>
            <w:rFonts w:ascii="Times New Roman" w:hAnsi="Times New Roman" w:cs="Times New Roman"/>
            <w:bCs/>
            <w:iCs/>
            <w:color w:val="000000" w:themeColor="text1"/>
          </w:rPr>
          <w:t>I0H = 1.0</w:t>
        </w:r>
        <w:r>
          <w:rPr>
            <w:rFonts w:ascii="Times New Roman" w:hAnsi="Times New Roman" w:cs="Times New Roman"/>
            <w:bCs/>
            <w:iCs/>
            <w:color w:val="000000" w:themeColor="text1"/>
          </w:rPr>
          <w:t xml:space="preserve"> и </w:t>
        </w:r>
        <w:r w:rsidRPr="00113AB0">
          <w:rPr>
            <w:rFonts w:ascii="Times New Roman" w:hAnsi="Times New Roman" w:cs="Times New Roman"/>
            <w:bCs/>
            <w:iCs/>
            <w:color w:val="000000" w:themeColor="text1"/>
          </w:rPr>
          <w:t xml:space="preserve">3e-2  — на этом графике нет ни одной красной точки. При такой </w:t>
        </w:r>
        <w:r>
          <w:rPr>
            <w:rFonts w:ascii="Times New Roman" w:hAnsi="Times New Roman" w:cs="Times New Roman"/>
            <w:bCs/>
            <w:iCs/>
            <w:color w:val="000000" w:themeColor="text1"/>
          </w:rPr>
          <w:t>низкой</w:t>
        </w:r>
        <w:r w:rsidRPr="00113AB0">
          <w:rPr>
            <w:rFonts w:ascii="Times New Roman" w:hAnsi="Times New Roman" w:cs="Times New Roman"/>
            <w:bCs/>
            <w:iCs/>
            <w:color w:val="000000" w:themeColor="text1"/>
          </w:rPr>
          <w:t xml:space="preserve"> авидности хелперов (очень </w:t>
        </w:r>
        <w:r>
          <w:rPr>
            <w:rFonts w:ascii="Times New Roman" w:hAnsi="Times New Roman" w:cs="Times New Roman"/>
            <w:bCs/>
            <w:iCs/>
            <w:color w:val="000000" w:themeColor="text1"/>
          </w:rPr>
          <w:t>высокий</w:t>
        </w:r>
        <w:r w:rsidRPr="00113AB0">
          <w:rPr>
            <w:rFonts w:ascii="Times New Roman" w:hAnsi="Times New Roman" w:cs="Times New Roman"/>
            <w:bCs/>
            <w:iCs/>
            <w:color w:val="000000" w:themeColor="text1"/>
          </w:rPr>
          <w:t xml:space="preserve"> I0H) иммунная система </w:t>
        </w:r>
        <w:r>
          <w:rPr>
            <w:rFonts w:ascii="Times New Roman" w:hAnsi="Times New Roman" w:cs="Times New Roman"/>
            <w:bCs/>
            <w:iCs/>
            <w:color w:val="000000" w:themeColor="text1"/>
          </w:rPr>
          <w:t>не</w:t>
        </w:r>
        <w:r w:rsidRPr="00113AB0">
          <w:rPr>
            <w:rFonts w:ascii="Times New Roman" w:hAnsi="Times New Roman" w:cs="Times New Roman"/>
            <w:bCs/>
            <w:iCs/>
            <w:color w:val="000000" w:themeColor="text1"/>
          </w:rPr>
          <w:t>чувствительна</w:t>
        </w:r>
        <w:r>
          <w:rPr>
            <w:rFonts w:ascii="Times New Roman" w:hAnsi="Times New Roman" w:cs="Times New Roman"/>
            <w:bCs/>
            <w:iCs/>
            <w:color w:val="000000" w:themeColor="text1"/>
          </w:rPr>
          <w:t>.</w:t>
        </w:r>
      </w:moveTo>
    </w:p>
    <w:p w14:paraId="7ADE624C" w14:textId="77777777" w:rsidR="006C29BC" w:rsidRPr="00113AB0" w:rsidRDefault="006C29BC" w:rsidP="006C29BC">
      <w:pPr>
        <w:jc w:val="both"/>
        <w:rPr>
          <w:moveTo w:id="31" w:author="Microsoft Office User" w:date="2026-04-27T18:41:00Z" w16du:dateUtc="2026-04-27T15:41:00Z"/>
          <w:rFonts w:ascii="Times New Roman" w:hAnsi="Times New Roman" w:cs="Times New Roman"/>
          <w:bCs/>
          <w:iCs/>
          <w:color w:val="000000" w:themeColor="text1"/>
        </w:rPr>
      </w:pPr>
      <w:moveTo w:id="32" w:author="Microsoft Office User" w:date="2026-04-27T18:41:00Z" w16du:dateUtc="2026-04-27T15:41:00Z">
        <w:r w:rsidRPr="00113AB0">
          <w:rPr>
            <w:rFonts w:ascii="Times New Roman" w:hAnsi="Times New Roman" w:cs="Times New Roman"/>
            <w:bCs/>
            <w:iCs/>
            <w:color w:val="000000" w:themeColor="text1"/>
          </w:rPr>
          <w:t xml:space="preserve">I0H = 1e-3 — здесь появляются первые красные точки! Это пороговое значение, при котором контроль становится возможным. Область пока очень маленькая. </w:t>
        </w:r>
      </w:moveTo>
    </w:p>
    <w:p w14:paraId="406DFDD0" w14:textId="77777777" w:rsidR="006C29BC" w:rsidRPr="00113AB0" w:rsidRDefault="006C29BC" w:rsidP="006C29BC">
      <w:pPr>
        <w:jc w:val="both"/>
        <w:rPr>
          <w:moveTo w:id="33" w:author="Microsoft Office User" w:date="2026-04-27T18:41:00Z" w16du:dateUtc="2026-04-27T15:41:00Z"/>
          <w:rFonts w:ascii="Times New Roman" w:hAnsi="Times New Roman" w:cs="Times New Roman"/>
          <w:bCs/>
          <w:iCs/>
          <w:color w:val="000000" w:themeColor="text1"/>
        </w:rPr>
      </w:pPr>
      <w:moveTo w:id="34" w:author="Microsoft Office User" w:date="2026-04-27T18:41:00Z" w16du:dateUtc="2026-04-27T15:41:00Z">
        <w:r w:rsidRPr="00113AB0">
          <w:rPr>
            <w:rFonts w:ascii="Times New Roman" w:hAnsi="Times New Roman" w:cs="Times New Roman"/>
            <w:bCs/>
            <w:iCs/>
            <w:color w:val="000000" w:themeColor="text1"/>
          </w:rPr>
          <w:t xml:space="preserve">I0H = 1e-4 — область контроля заметно расширяется. Теперь успешные комбинации покрывают более широкий диапазон: начало терапии от </w:t>
        </w:r>
        <w:r>
          <w:rPr>
            <w:rFonts w:ascii="Times New Roman" w:hAnsi="Times New Roman" w:cs="Times New Roman"/>
            <w:bCs/>
            <w:iCs/>
            <w:color w:val="000000" w:themeColor="text1"/>
          </w:rPr>
          <w:t>4</w:t>
        </w:r>
        <w:r w:rsidRPr="00113AB0">
          <w:rPr>
            <w:rFonts w:ascii="Times New Roman" w:hAnsi="Times New Roman" w:cs="Times New Roman"/>
            <w:bCs/>
            <w:iCs/>
            <w:color w:val="000000" w:themeColor="text1"/>
          </w:rPr>
          <w:t xml:space="preserve"> до </w:t>
        </w:r>
        <w:r>
          <w:rPr>
            <w:rFonts w:ascii="Times New Roman" w:hAnsi="Times New Roman" w:cs="Times New Roman"/>
            <w:bCs/>
            <w:iCs/>
            <w:color w:val="000000" w:themeColor="text1"/>
          </w:rPr>
          <w:t>6</w:t>
        </w:r>
        <w:r w:rsidRPr="00113AB0">
          <w:rPr>
            <w:rFonts w:ascii="Times New Roman" w:hAnsi="Times New Roman" w:cs="Times New Roman"/>
            <w:bCs/>
            <w:iCs/>
            <w:color w:val="000000" w:themeColor="text1"/>
          </w:rPr>
          <w:t xml:space="preserve"> дней, окончание от 1</w:t>
        </w:r>
        <w:r>
          <w:rPr>
            <w:rFonts w:ascii="Times New Roman" w:hAnsi="Times New Roman" w:cs="Times New Roman"/>
            <w:bCs/>
            <w:iCs/>
            <w:color w:val="000000" w:themeColor="text1"/>
          </w:rPr>
          <w:t>0</w:t>
        </w:r>
        <w:r w:rsidRPr="00113AB0">
          <w:rPr>
            <w:rFonts w:ascii="Times New Roman" w:hAnsi="Times New Roman" w:cs="Times New Roman"/>
            <w:bCs/>
            <w:iCs/>
            <w:color w:val="000000" w:themeColor="text1"/>
          </w:rPr>
          <w:t xml:space="preserve"> до 20 дней. </w:t>
        </w:r>
      </w:moveTo>
    </w:p>
    <w:p w14:paraId="56AEE64F" w14:textId="77777777" w:rsidR="006C29BC" w:rsidRPr="00113AB0" w:rsidRDefault="006C29BC" w:rsidP="006C29BC">
      <w:pPr>
        <w:jc w:val="both"/>
        <w:rPr>
          <w:moveTo w:id="35" w:author="Microsoft Office User" w:date="2026-04-27T18:41:00Z" w16du:dateUtc="2026-04-27T15:41:00Z"/>
          <w:rFonts w:ascii="Times New Roman" w:hAnsi="Times New Roman" w:cs="Times New Roman"/>
          <w:bCs/>
          <w:iCs/>
          <w:color w:val="000000" w:themeColor="text1"/>
        </w:rPr>
      </w:pPr>
      <w:moveTo w:id="36" w:author="Microsoft Office User" w:date="2026-04-27T18:41:00Z" w16du:dateUtc="2026-04-27T15:41:00Z">
        <w:r w:rsidRPr="00113AB0">
          <w:rPr>
            <w:rFonts w:ascii="Times New Roman" w:hAnsi="Times New Roman" w:cs="Times New Roman"/>
            <w:bCs/>
            <w:iCs/>
            <w:color w:val="000000" w:themeColor="text1"/>
          </w:rPr>
          <w:t>I0H = 1e-5</w:t>
        </w:r>
        <w:r>
          <w:rPr>
            <w:rFonts w:ascii="Times New Roman" w:hAnsi="Times New Roman" w:cs="Times New Roman"/>
            <w:bCs/>
            <w:iCs/>
            <w:color w:val="000000" w:themeColor="text1"/>
          </w:rPr>
          <w:t xml:space="preserve">, </w:t>
        </w:r>
        <w:r w:rsidRPr="00113AB0">
          <w:rPr>
            <w:rFonts w:ascii="Times New Roman" w:hAnsi="Times New Roman" w:cs="Times New Roman"/>
            <w:bCs/>
            <w:iCs/>
            <w:color w:val="000000" w:themeColor="text1"/>
          </w:rPr>
          <w:t>1e-6 — Мы видим максимальное количество красных точек, образующих обширную область. Терапия успешна в широком диапазоне условий: начиная с 4-</w:t>
        </w:r>
        <w:r>
          <w:rPr>
            <w:rFonts w:ascii="Times New Roman" w:hAnsi="Times New Roman" w:cs="Times New Roman"/>
            <w:bCs/>
            <w:iCs/>
            <w:color w:val="000000" w:themeColor="text1"/>
          </w:rPr>
          <w:t>7</w:t>
        </w:r>
        <w:r w:rsidRPr="00113AB0">
          <w:rPr>
            <w:rFonts w:ascii="Times New Roman" w:hAnsi="Times New Roman" w:cs="Times New Roman"/>
            <w:bCs/>
            <w:iCs/>
            <w:color w:val="000000" w:themeColor="text1"/>
          </w:rPr>
          <w:t xml:space="preserve"> дней и заканчивая после </w:t>
        </w:r>
        <w:r>
          <w:rPr>
            <w:rFonts w:ascii="Times New Roman" w:hAnsi="Times New Roman" w:cs="Times New Roman"/>
            <w:bCs/>
            <w:iCs/>
            <w:color w:val="000000" w:themeColor="text1"/>
          </w:rPr>
          <w:t>7</w:t>
        </w:r>
        <w:r w:rsidRPr="00113AB0">
          <w:rPr>
            <w:rFonts w:ascii="Times New Roman" w:hAnsi="Times New Roman" w:cs="Times New Roman"/>
            <w:bCs/>
            <w:iCs/>
            <w:color w:val="000000" w:themeColor="text1"/>
          </w:rPr>
          <w:t>-20 дней</w:t>
        </w:r>
      </w:moveTo>
    </w:p>
    <w:p w14:paraId="0EC6450F" w14:textId="77777777" w:rsidR="006C29BC" w:rsidRPr="00113AB0" w:rsidRDefault="006C29BC" w:rsidP="006C29BC">
      <w:pPr>
        <w:jc w:val="both"/>
        <w:rPr>
          <w:moveTo w:id="37" w:author="Microsoft Office User" w:date="2026-04-27T18:41:00Z" w16du:dateUtc="2026-04-27T15:41:00Z"/>
          <w:rFonts w:ascii="Times New Roman" w:hAnsi="Times New Roman" w:cs="Times New Roman"/>
          <w:bCs/>
          <w:iCs/>
          <w:color w:val="000000" w:themeColor="text1"/>
        </w:rPr>
      </w:pPr>
      <w:moveTo w:id="38" w:author="Microsoft Office User" w:date="2026-04-27T18:41:00Z" w16du:dateUtc="2026-04-27T15:41:00Z">
        <w:r>
          <w:rPr>
            <w:rFonts w:ascii="Times New Roman" w:hAnsi="Times New Roman" w:cs="Times New Roman"/>
            <w:bCs/>
            <w:iCs/>
            <w:color w:val="000000" w:themeColor="text1"/>
          </w:rPr>
          <w:t>Описанная м</w:t>
        </w:r>
        <w:r w:rsidRPr="00C7524A">
          <w:rPr>
            <w:rFonts w:ascii="Times New Roman" w:hAnsi="Times New Roman" w:cs="Times New Roman"/>
            <w:bCs/>
            <w:iCs/>
            <w:color w:val="000000" w:themeColor="text1"/>
          </w:rPr>
          <w:t>одель предсказывает гонку между распространением вируса и пролиферацией ВИЧ-специфических CD4+ хелперов, приводящую к одному из двух состояний: состояние с низкой виремией (контроллер) или с высокой виремией (прогрессор). Хелперные CD4+ клетки с более высокой авидностью благоприятствуют контролю вируса.</w:t>
        </w:r>
        <w:r w:rsidRPr="00E972BC">
          <w:rPr>
            <w:rFonts w:ascii="Times New Roman" w:hAnsi="Times New Roman" w:cs="Times New Roman"/>
            <w:bCs/>
            <w:iCs/>
            <w:color w:val="000000" w:themeColor="text1"/>
          </w:rPr>
          <w:t>[5]</w:t>
        </w:r>
      </w:moveTo>
    </w:p>
    <w:moveToRangeEnd w:id="29"/>
    <w:p w14:paraId="3D4B50AD" w14:textId="77777777" w:rsidR="006C29BC" w:rsidRPr="00C7524A" w:rsidRDefault="006C29BC" w:rsidP="00D667CA">
      <w:pPr>
        <w:rPr>
          <w:rFonts w:ascii="Times New Roman" w:hAnsi="Times New Roman" w:cs="Times New Roman"/>
          <w:iCs/>
          <w:color w:val="000000" w:themeColor="text1"/>
        </w:rPr>
      </w:pPr>
    </w:p>
    <w:p w14:paraId="0A18CBF7" w14:textId="3A7350ED" w:rsidR="006F7D30" w:rsidRPr="00126E35" w:rsidRDefault="00126E35" w:rsidP="00CE4F41">
      <w:pPr>
        <w:jc w:val="both"/>
        <w:rPr>
          <w:rFonts w:ascii="Times New Roman" w:hAnsi="Times New Roman" w:cs="Times New Roman"/>
          <w:b/>
          <w:iCs/>
          <w:color w:val="000000" w:themeColor="text1"/>
        </w:rPr>
      </w:pPr>
      <w:r w:rsidRPr="00126E35">
        <w:rPr>
          <w:rFonts w:ascii="Times New Roman" w:hAnsi="Times New Roman" w:cs="Times New Roman"/>
          <w:b/>
          <w:iCs/>
          <w:noProof/>
          <w:color w:val="000000" w:themeColor="text1"/>
        </w:rPr>
        <w:drawing>
          <wp:inline distT="0" distB="0" distL="0" distR="0" wp14:anchorId="74F46EC2" wp14:editId="614D4A95">
            <wp:extent cx="5940425" cy="3407410"/>
            <wp:effectExtent l="0" t="0" r="317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407410"/>
                    </a:xfrm>
                    <a:prstGeom prst="rect">
                      <a:avLst/>
                    </a:prstGeom>
                  </pic:spPr>
                </pic:pic>
              </a:graphicData>
            </a:graphic>
          </wp:inline>
        </w:drawing>
      </w:r>
    </w:p>
    <w:p w14:paraId="5897B1ED" w14:textId="5970068F" w:rsidR="006F7D30" w:rsidRDefault="006F7D30" w:rsidP="006F7D30">
      <w:pPr>
        <w:jc w:val="both"/>
        <w:rPr>
          <w:rFonts w:ascii="Times New Roman" w:hAnsi="Times New Roman" w:cs="Times New Roman"/>
          <w:bCs/>
          <w:iCs/>
          <w:color w:val="000000" w:themeColor="text1"/>
          <w:sz w:val="20"/>
          <w:szCs w:val="20"/>
        </w:rPr>
      </w:pPr>
      <w:r>
        <w:rPr>
          <w:rFonts w:ascii="Times New Roman" w:hAnsi="Times New Roman" w:cs="Times New Roman"/>
          <w:bCs/>
          <w:iCs/>
          <w:color w:val="000000" w:themeColor="text1"/>
          <w:sz w:val="20"/>
          <w:szCs w:val="20"/>
        </w:rPr>
        <w:t xml:space="preserve">Рис. 9. </w:t>
      </w:r>
      <w:r w:rsidRPr="006F7D30">
        <w:rPr>
          <w:rFonts w:ascii="Times New Roman" w:hAnsi="Times New Roman" w:cs="Times New Roman"/>
          <w:bCs/>
          <w:iCs/>
          <w:color w:val="000000" w:themeColor="text1"/>
          <w:sz w:val="20"/>
          <w:szCs w:val="20"/>
        </w:rPr>
        <w:t>Влияние параметра I</w:t>
      </w:r>
      <w:r>
        <w:rPr>
          <w:rFonts w:ascii="Times New Roman" w:hAnsi="Times New Roman" w:cs="Times New Roman"/>
          <w:bCs/>
          <w:iCs/>
          <w:color w:val="000000" w:themeColor="text1"/>
          <w:sz w:val="20"/>
          <w:szCs w:val="20"/>
          <w:lang w:val="en-US"/>
        </w:rPr>
        <w:t>O</w:t>
      </w:r>
      <w:r w:rsidRPr="006F7D30">
        <w:rPr>
          <w:rFonts w:ascii="Times New Roman" w:hAnsi="Times New Roman" w:cs="Times New Roman"/>
          <w:bCs/>
          <w:iCs/>
          <w:color w:val="000000" w:themeColor="text1"/>
          <w:sz w:val="20"/>
          <w:szCs w:val="20"/>
          <w:lang w:val="en-US"/>
        </w:rPr>
        <w:t>H</w:t>
      </w:r>
      <w:r w:rsidRPr="006F7D30">
        <w:rPr>
          <w:rFonts w:ascii="Times New Roman" w:hAnsi="Times New Roman" w:cs="Times New Roman"/>
          <w:bCs/>
          <w:iCs/>
          <w:color w:val="000000" w:themeColor="text1"/>
          <w:sz w:val="20"/>
          <w:szCs w:val="20"/>
        </w:rPr>
        <w:t xml:space="preserve"> на длительность терапии для достижения посттерапевтического контроля</w:t>
      </w:r>
      <w:ins w:id="39" w:author="Microsoft Office User" w:date="2026-04-27T18:42:00Z" w16du:dateUtc="2026-04-27T15:42:00Z">
        <w:r w:rsidR="006C29BC">
          <w:rPr>
            <w:rFonts w:ascii="Times New Roman" w:hAnsi="Times New Roman" w:cs="Times New Roman"/>
            <w:bCs/>
            <w:iCs/>
            <w:color w:val="000000" w:themeColor="text1"/>
            <w:sz w:val="20"/>
            <w:szCs w:val="20"/>
          </w:rPr>
          <w:t>. Абсцисса, ордината, параметры на рисунке и фиксированные.</w:t>
        </w:r>
      </w:ins>
    </w:p>
    <w:p w14:paraId="2181F63B" w14:textId="0EAA7EC8" w:rsidR="00113AB0" w:rsidRPr="00113AB0" w:rsidDel="006C29BC" w:rsidRDefault="00113AB0" w:rsidP="00113AB0">
      <w:pPr>
        <w:jc w:val="both"/>
        <w:rPr>
          <w:moveFrom w:id="40" w:author="Microsoft Office User" w:date="2026-04-27T18:41:00Z" w16du:dateUtc="2026-04-27T15:41:00Z"/>
          <w:rFonts w:ascii="Times New Roman" w:hAnsi="Times New Roman" w:cs="Times New Roman"/>
          <w:bCs/>
          <w:iCs/>
          <w:color w:val="000000" w:themeColor="text1"/>
        </w:rPr>
      </w:pPr>
      <w:moveFromRangeStart w:id="41" w:author="Microsoft Office User" w:date="2026-04-27T18:41:00Z" w:name="move228207704"/>
      <w:moveFrom w:id="42" w:author="Microsoft Office User" w:date="2026-04-27T18:41:00Z" w16du:dateUtc="2026-04-27T15:41:00Z">
        <w:r w:rsidRPr="00113AB0" w:rsidDel="006C29BC">
          <w:rPr>
            <w:rFonts w:ascii="Times New Roman" w:hAnsi="Times New Roman" w:cs="Times New Roman"/>
            <w:bCs/>
            <w:iCs/>
            <w:color w:val="000000" w:themeColor="text1"/>
          </w:rPr>
          <w:t>I0H = 1.0</w:t>
        </w:r>
        <w:r w:rsidR="005D1809" w:rsidDel="006C29BC">
          <w:rPr>
            <w:rFonts w:ascii="Times New Roman" w:hAnsi="Times New Roman" w:cs="Times New Roman"/>
            <w:bCs/>
            <w:iCs/>
            <w:color w:val="000000" w:themeColor="text1"/>
          </w:rPr>
          <w:t xml:space="preserve"> и </w:t>
        </w:r>
        <w:r w:rsidR="005D1809" w:rsidRPr="00113AB0" w:rsidDel="006C29BC">
          <w:rPr>
            <w:rFonts w:ascii="Times New Roman" w:hAnsi="Times New Roman" w:cs="Times New Roman"/>
            <w:bCs/>
            <w:iCs/>
            <w:color w:val="000000" w:themeColor="text1"/>
          </w:rPr>
          <w:t xml:space="preserve">3e-2 </w:t>
        </w:r>
        <w:r w:rsidRPr="00113AB0" w:rsidDel="006C29BC">
          <w:rPr>
            <w:rFonts w:ascii="Times New Roman" w:hAnsi="Times New Roman" w:cs="Times New Roman"/>
            <w:bCs/>
            <w:iCs/>
            <w:color w:val="000000" w:themeColor="text1"/>
          </w:rPr>
          <w:t xml:space="preserve"> — на этом графике нет ни одной красной точки. При такой </w:t>
        </w:r>
        <w:r w:rsidR="005D1809" w:rsidDel="006C29BC">
          <w:rPr>
            <w:rFonts w:ascii="Times New Roman" w:hAnsi="Times New Roman" w:cs="Times New Roman"/>
            <w:bCs/>
            <w:iCs/>
            <w:color w:val="000000" w:themeColor="text1"/>
          </w:rPr>
          <w:t>низкой</w:t>
        </w:r>
        <w:r w:rsidR="005D1809" w:rsidRPr="00113AB0" w:rsidDel="006C29BC">
          <w:rPr>
            <w:rFonts w:ascii="Times New Roman" w:hAnsi="Times New Roman" w:cs="Times New Roman"/>
            <w:bCs/>
            <w:iCs/>
            <w:color w:val="000000" w:themeColor="text1"/>
          </w:rPr>
          <w:t xml:space="preserve"> </w:t>
        </w:r>
        <w:r w:rsidRPr="00113AB0" w:rsidDel="006C29BC">
          <w:rPr>
            <w:rFonts w:ascii="Times New Roman" w:hAnsi="Times New Roman" w:cs="Times New Roman"/>
            <w:bCs/>
            <w:iCs/>
            <w:color w:val="000000" w:themeColor="text1"/>
          </w:rPr>
          <w:t xml:space="preserve">авидности хелперов (очень </w:t>
        </w:r>
        <w:r w:rsidR="005D1809" w:rsidDel="006C29BC">
          <w:rPr>
            <w:rFonts w:ascii="Times New Roman" w:hAnsi="Times New Roman" w:cs="Times New Roman"/>
            <w:bCs/>
            <w:iCs/>
            <w:color w:val="000000" w:themeColor="text1"/>
          </w:rPr>
          <w:t>высокий</w:t>
        </w:r>
        <w:r w:rsidR="005D1809" w:rsidRPr="00113AB0" w:rsidDel="006C29BC">
          <w:rPr>
            <w:rFonts w:ascii="Times New Roman" w:hAnsi="Times New Roman" w:cs="Times New Roman"/>
            <w:bCs/>
            <w:iCs/>
            <w:color w:val="000000" w:themeColor="text1"/>
          </w:rPr>
          <w:t xml:space="preserve"> </w:t>
        </w:r>
        <w:r w:rsidRPr="00113AB0" w:rsidDel="006C29BC">
          <w:rPr>
            <w:rFonts w:ascii="Times New Roman" w:hAnsi="Times New Roman" w:cs="Times New Roman"/>
            <w:bCs/>
            <w:iCs/>
            <w:color w:val="000000" w:themeColor="text1"/>
          </w:rPr>
          <w:t xml:space="preserve">I0H) иммунная система </w:t>
        </w:r>
        <w:r w:rsidR="005D1809" w:rsidDel="006C29BC">
          <w:rPr>
            <w:rFonts w:ascii="Times New Roman" w:hAnsi="Times New Roman" w:cs="Times New Roman"/>
            <w:bCs/>
            <w:iCs/>
            <w:color w:val="000000" w:themeColor="text1"/>
          </w:rPr>
          <w:t>не</w:t>
        </w:r>
        <w:r w:rsidRPr="00113AB0" w:rsidDel="006C29BC">
          <w:rPr>
            <w:rFonts w:ascii="Times New Roman" w:hAnsi="Times New Roman" w:cs="Times New Roman"/>
            <w:bCs/>
            <w:iCs/>
            <w:color w:val="000000" w:themeColor="text1"/>
          </w:rPr>
          <w:t>чувствительна</w:t>
        </w:r>
        <w:r w:rsidR="005D1809" w:rsidDel="006C29BC">
          <w:rPr>
            <w:rFonts w:ascii="Times New Roman" w:hAnsi="Times New Roman" w:cs="Times New Roman"/>
            <w:bCs/>
            <w:iCs/>
            <w:color w:val="000000" w:themeColor="text1"/>
          </w:rPr>
          <w:t>.</w:t>
        </w:r>
      </w:moveFrom>
    </w:p>
    <w:p w14:paraId="1C8A5057" w14:textId="33AA0347" w:rsidR="00113AB0" w:rsidRPr="00113AB0" w:rsidDel="006C29BC" w:rsidRDefault="00113AB0" w:rsidP="00113AB0">
      <w:pPr>
        <w:jc w:val="both"/>
        <w:rPr>
          <w:moveFrom w:id="43" w:author="Microsoft Office User" w:date="2026-04-27T18:41:00Z" w16du:dateUtc="2026-04-27T15:41:00Z"/>
          <w:rFonts w:ascii="Times New Roman" w:hAnsi="Times New Roman" w:cs="Times New Roman"/>
          <w:bCs/>
          <w:iCs/>
          <w:color w:val="000000" w:themeColor="text1"/>
        </w:rPr>
      </w:pPr>
      <w:moveFrom w:id="44" w:author="Microsoft Office User" w:date="2026-04-27T18:41:00Z" w16du:dateUtc="2026-04-27T15:41:00Z">
        <w:r w:rsidRPr="00113AB0" w:rsidDel="006C29BC">
          <w:rPr>
            <w:rFonts w:ascii="Times New Roman" w:hAnsi="Times New Roman" w:cs="Times New Roman"/>
            <w:bCs/>
            <w:iCs/>
            <w:color w:val="000000" w:themeColor="text1"/>
          </w:rPr>
          <w:t xml:space="preserve">I0H = 1e-3 — здесь появляются первые красные точки! Это пороговое значение, при котором контроль становится возможным. Область пока очень маленькая. </w:t>
        </w:r>
      </w:moveFrom>
    </w:p>
    <w:p w14:paraId="7CDDFC40" w14:textId="73FBB5EA" w:rsidR="00113AB0" w:rsidRPr="00113AB0" w:rsidDel="006C29BC" w:rsidRDefault="00113AB0" w:rsidP="00113AB0">
      <w:pPr>
        <w:jc w:val="both"/>
        <w:rPr>
          <w:moveFrom w:id="45" w:author="Microsoft Office User" w:date="2026-04-27T18:41:00Z" w16du:dateUtc="2026-04-27T15:41:00Z"/>
          <w:rFonts w:ascii="Times New Roman" w:hAnsi="Times New Roman" w:cs="Times New Roman"/>
          <w:bCs/>
          <w:iCs/>
          <w:color w:val="000000" w:themeColor="text1"/>
        </w:rPr>
      </w:pPr>
      <w:moveFrom w:id="46" w:author="Microsoft Office User" w:date="2026-04-27T18:41:00Z" w16du:dateUtc="2026-04-27T15:41:00Z">
        <w:r w:rsidRPr="00113AB0" w:rsidDel="006C29BC">
          <w:rPr>
            <w:rFonts w:ascii="Times New Roman" w:hAnsi="Times New Roman" w:cs="Times New Roman"/>
            <w:bCs/>
            <w:iCs/>
            <w:color w:val="000000" w:themeColor="text1"/>
          </w:rPr>
          <w:t xml:space="preserve">I0H = 1e-4 — область контроля заметно расширяется. Теперь успешные комбинации покрывают более широкий диапазон: начало терапии от </w:t>
        </w:r>
        <w:r w:rsidDel="006C29BC">
          <w:rPr>
            <w:rFonts w:ascii="Times New Roman" w:hAnsi="Times New Roman" w:cs="Times New Roman"/>
            <w:bCs/>
            <w:iCs/>
            <w:color w:val="000000" w:themeColor="text1"/>
          </w:rPr>
          <w:t>4</w:t>
        </w:r>
        <w:r w:rsidRPr="00113AB0" w:rsidDel="006C29BC">
          <w:rPr>
            <w:rFonts w:ascii="Times New Roman" w:hAnsi="Times New Roman" w:cs="Times New Roman"/>
            <w:bCs/>
            <w:iCs/>
            <w:color w:val="000000" w:themeColor="text1"/>
          </w:rPr>
          <w:t xml:space="preserve"> до </w:t>
        </w:r>
        <w:r w:rsidDel="006C29BC">
          <w:rPr>
            <w:rFonts w:ascii="Times New Roman" w:hAnsi="Times New Roman" w:cs="Times New Roman"/>
            <w:bCs/>
            <w:iCs/>
            <w:color w:val="000000" w:themeColor="text1"/>
          </w:rPr>
          <w:t>6</w:t>
        </w:r>
        <w:r w:rsidRPr="00113AB0" w:rsidDel="006C29BC">
          <w:rPr>
            <w:rFonts w:ascii="Times New Roman" w:hAnsi="Times New Roman" w:cs="Times New Roman"/>
            <w:bCs/>
            <w:iCs/>
            <w:color w:val="000000" w:themeColor="text1"/>
          </w:rPr>
          <w:t xml:space="preserve"> дней, окончание от 1</w:t>
        </w:r>
        <w:r w:rsidDel="006C29BC">
          <w:rPr>
            <w:rFonts w:ascii="Times New Roman" w:hAnsi="Times New Roman" w:cs="Times New Roman"/>
            <w:bCs/>
            <w:iCs/>
            <w:color w:val="000000" w:themeColor="text1"/>
          </w:rPr>
          <w:t>0</w:t>
        </w:r>
        <w:r w:rsidRPr="00113AB0" w:rsidDel="006C29BC">
          <w:rPr>
            <w:rFonts w:ascii="Times New Roman" w:hAnsi="Times New Roman" w:cs="Times New Roman"/>
            <w:bCs/>
            <w:iCs/>
            <w:color w:val="000000" w:themeColor="text1"/>
          </w:rPr>
          <w:t xml:space="preserve"> до 20 дней. </w:t>
        </w:r>
      </w:moveFrom>
    </w:p>
    <w:p w14:paraId="40053FFA" w14:textId="7D10C258" w:rsidR="00113AB0" w:rsidRPr="00113AB0" w:rsidDel="006C29BC" w:rsidRDefault="00113AB0" w:rsidP="00113AB0">
      <w:pPr>
        <w:jc w:val="both"/>
        <w:rPr>
          <w:moveFrom w:id="47" w:author="Microsoft Office User" w:date="2026-04-27T18:41:00Z" w16du:dateUtc="2026-04-27T15:41:00Z"/>
          <w:rFonts w:ascii="Times New Roman" w:hAnsi="Times New Roman" w:cs="Times New Roman"/>
          <w:bCs/>
          <w:iCs/>
          <w:color w:val="000000" w:themeColor="text1"/>
        </w:rPr>
      </w:pPr>
      <w:moveFrom w:id="48" w:author="Microsoft Office User" w:date="2026-04-27T18:41:00Z" w16du:dateUtc="2026-04-27T15:41:00Z">
        <w:r w:rsidRPr="00113AB0" w:rsidDel="006C29BC">
          <w:rPr>
            <w:rFonts w:ascii="Times New Roman" w:hAnsi="Times New Roman" w:cs="Times New Roman"/>
            <w:bCs/>
            <w:iCs/>
            <w:color w:val="000000" w:themeColor="text1"/>
          </w:rPr>
          <w:t>I0H = 1e-5</w:t>
        </w:r>
        <w:r w:rsidR="005D1809" w:rsidDel="006C29BC">
          <w:rPr>
            <w:rFonts w:ascii="Times New Roman" w:hAnsi="Times New Roman" w:cs="Times New Roman"/>
            <w:bCs/>
            <w:iCs/>
            <w:color w:val="000000" w:themeColor="text1"/>
          </w:rPr>
          <w:t xml:space="preserve">, </w:t>
        </w:r>
        <w:r w:rsidR="005D1809" w:rsidRPr="00113AB0" w:rsidDel="006C29BC">
          <w:rPr>
            <w:rFonts w:ascii="Times New Roman" w:hAnsi="Times New Roman" w:cs="Times New Roman"/>
            <w:bCs/>
            <w:iCs/>
            <w:color w:val="000000" w:themeColor="text1"/>
          </w:rPr>
          <w:t xml:space="preserve">1e-6 </w:t>
        </w:r>
        <w:r w:rsidRPr="00113AB0" w:rsidDel="006C29BC">
          <w:rPr>
            <w:rFonts w:ascii="Times New Roman" w:hAnsi="Times New Roman" w:cs="Times New Roman"/>
            <w:bCs/>
            <w:iCs/>
            <w:color w:val="000000" w:themeColor="text1"/>
          </w:rPr>
          <w:t>— Мы видим максимальное количество красных точек, образующих обширную область. Терапия успешна в широком диапазоне условий: начиная с 4-</w:t>
        </w:r>
        <w:r w:rsidDel="006C29BC">
          <w:rPr>
            <w:rFonts w:ascii="Times New Roman" w:hAnsi="Times New Roman" w:cs="Times New Roman"/>
            <w:bCs/>
            <w:iCs/>
            <w:color w:val="000000" w:themeColor="text1"/>
          </w:rPr>
          <w:t>7</w:t>
        </w:r>
        <w:r w:rsidRPr="00113AB0" w:rsidDel="006C29BC">
          <w:rPr>
            <w:rFonts w:ascii="Times New Roman" w:hAnsi="Times New Roman" w:cs="Times New Roman"/>
            <w:bCs/>
            <w:iCs/>
            <w:color w:val="000000" w:themeColor="text1"/>
          </w:rPr>
          <w:t xml:space="preserve"> дней и заканчивая после </w:t>
        </w:r>
        <w:r w:rsidDel="006C29BC">
          <w:rPr>
            <w:rFonts w:ascii="Times New Roman" w:hAnsi="Times New Roman" w:cs="Times New Roman"/>
            <w:bCs/>
            <w:iCs/>
            <w:color w:val="000000" w:themeColor="text1"/>
          </w:rPr>
          <w:t>7</w:t>
        </w:r>
        <w:r w:rsidRPr="00113AB0" w:rsidDel="006C29BC">
          <w:rPr>
            <w:rFonts w:ascii="Times New Roman" w:hAnsi="Times New Roman" w:cs="Times New Roman"/>
            <w:bCs/>
            <w:iCs/>
            <w:color w:val="000000" w:themeColor="text1"/>
          </w:rPr>
          <w:t>-20 дней</w:t>
        </w:r>
      </w:moveFrom>
    </w:p>
    <w:p w14:paraId="4C1E8E20" w14:textId="6DEC15E1" w:rsidR="005B0C9E" w:rsidRPr="00113AB0" w:rsidDel="006C29BC" w:rsidRDefault="00C7524A" w:rsidP="00113AB0">
      <w:pPr>
        <w:jc w:val="both"/>
        <w:rPr>
          <w:moveFrom w:id="49" w:author="Microsoft Office User" w:date="2026-04-27T18:41:00Z" w16du:dateUtc="2026-04-27T15:41:00Z"/>
          <w:rFonts w:ascii="Times New Roman" w:hAnsi="Times New Roman" w:cs="Times New Roman"/>
          <w:bCs/>
          <w:iCs/>
          <w:color w:val="000000" w:themeColor="text1"/>
        </w:rPr>
      </w:pPr>
      <w:moveFrom w:id="50" w:author="Microsoft Office User" w:date="2026-04-27T18:41:00Z" w16du:dateUtc="2026-04-27T15:41:00Z">
        <w:r w:rsidDel="006C29BC">
          <w:rPr>
            <w:rFonts w:ascii="Times New Roman" w:hAnsi="Times New Roman" w:cs="Times New Roman"/>
            <w:bCs/>
            <w:iCs/>
            <w:color w:val="000000" w:themeColor="text1"/>
          </w:rPr>
          <w:t>Описанная м</w:t>
        </w:r>
        <w:r w:rsidRPr="00C7524A" w:rsidDel="006C29BC">
          <w:rPr>
            <w:rFonts w:ascii="Times New Roman" w:hAnsi="Times New Roman" w:cs="Times New Roman"/>
            <w:bCs/>
            <w:iCs/>
            <w:color w:val="000000" w:themeColor="text1"/>
          </w:rPr>
          <w:t>одель предсказывает гонку между распространением вируса и пролиферацией ВИЧ-специфических CD4+ хелперов, приводящую к одному из двух состояний: состояние с низкой виремией (контроллер) или с высокой виремией (прогрессор). Хелперные CD4+ клетки с более высокой авидностью благоприятствуют контролю вируса.</w:t>
        </w:r>
        <w:r w:rsidR="00E972BC" w:rsidRPr="00E972BC" w:rsidDel="006C29BC">
          <w:rPr>
            <w:rFonts w:ascii="Times New Roman" w:hAnsi="Times New Roman" w:cs="Times New Roman"/>
            <w:bCs/>
            <w:iCs/>
            <w:color w:val="000000" w:themeColor="text1"/>
          </w:rPr>
          <w:t>[5]</w:t>
        </w:r>
      </w:moveFrom>
    </w:p>
    <w:moveFromRangeEnd w:id="41"/>
    <w:p w14:paraId="597D10FD" w14:textId="77777777" w:rsidR="00E972BC" w:rsidRPr="009C7CF9" w:rsidRDefault="00E972BC" w:rsidP="00C7524A">
      <w:pPr>
        <w:jc w:val="both"/>
        <w:rPr>
          <w:rFonts w:ascii="Times New Roman" w:hAnsi="Times New Roman" w:cs="Times New Roman"/>
          <w:b/>
          <w:bCs/>
          <w:color w:val="000000" w:themeColor="text1"/>
        </w:rPr>
      </w:pPr>
    </w:p>
    <w:p w14:paraId="06752C5F" w14:textId="36F7BF92" w:rsidR="00C7524A" w:rsidRPr="00C7524A" w:rsidRDefault="00C7524A" w:rsidP="00C7524A">
      <w:pPr>
        <w:jc w:val="both"/>
        <w:rPr>
          <w:rFonts w:ascii="Times New Roman" w:hAnsi="Times New Roman" w:cs="Times New Roman"/>
          <w:b/>
          <w:bCs/>
          <w:i/>
          <w:iCs/>
          <w:color w:val="000000" w:themeColor="text1"/>
        </w:rPr>
      </w:pPr>
      <w:r w:rsidRPr="00C7524A">
        <w:rPr>
          <w:rFonts w:ascii="Times New Roman" w:hAnsi="Times New Roman" w:cs="Times New Roman"/>
          <w:b/>
          <w:bCs/>
          <w:color w:val="000000" w:themeColor="text1"/>
        </w:rPr>
        <w:t>Влияние параметра w на длительность терапии для достижения посттерапевтического контроля</w:t>
      </w:r>
    </w:p>
    <w:p w14:paraId="38A3FEDD" w14:textId="77777777" w:rsidR="00C7524A" w:rsidRPr="0055693C" w:rsidRDefault="00C7524A" w:rsidP="00F00566">
      <w:pPr>
        <w:rPr>
          <w:rFonts w:ascii="Times New Roman" w:hAnsi="Times New Roman" w:cs="Times New Roman"/>
          <w:color w:val="000000" w:themeColor="text1"/>
        </w:rPr>
      </w:pPr>
    </w:p>
    <w:tbl>
      <w:tblPr>
        <w:tblStyle w:val="TableGrid"/>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2"/>
        <w:gridCol w:w="4803"/>
      </w:tblGrid>
      <w:tr w:rsidR="00837566" w14:paraId="4E68F6DA" w14:textId="77777777" w:rsidTr="00166BEA">
        <w:trPr>
          <w:trHeight w:val="1192"/>
        </w:trPr>
        <w:tc>
          <w:tcPr>
            <w:tcW w:w="4802" w:type="dxa"/>
          </w:tcPr>
          <w:p w14:paraId="5E2EDCCE" w14:textId="319CF93E" w:rsidR="00CE0AC8" w:rsidRPr="00F01BCA" w:rsidRDefault="00CE0AC8" w:rsidP="00CE0AC8">
            <w:pPr>
              <w:pStyle w:val="Caption"/>
              <w:keepNext/>
              <w:rPr>
                <w:color w:val="auto"/>
                <w:sz w:val="24"/>
                <w:szCs w:val="24"/>
                <w:lang w:val="en-US"/>
              </w:rPr>
            </w:pPr>
            <w:r w:rsidRPr="00F01BCA">
              <w:rPr>
                <w:color w:val="auto"/>
                <w:sz w:val="24"/>
                <w:szCs w:val="24"/>
                <w:lang w:val="en-US"/>
              </w:rPr>
              <w:lastRenderedPageBreak/>
              <w:t>(a)</w:t>
            </w:r>
          </w:p>
          <w:p w14:paraId="688127E8" w14:textId="24B254F5" w:rsidR="00CE0AC8" w:rsidRPr="00CE0AC8" w:rsidRDefault="00837566" w:rsidP="00CE0AC8">
            <w:pPr>
              <w:keepNext/>
              <w:rPr>
                <w:lang w:val="en-US"/>
              </w:rPr>
            </w:pPr>
            <w:r>
              <w:rPr>
                <w:rFonts w:ascii="Times New Roman" w:hAnsi="Times New Roman" w:cs="Times New Roman"/>
                <w:noProof/>
                <w:color w:val="000000" w:themeColor="text1"/>
                <w:lang w:val="en-US"/>
              </w:rPr>
              <w:drawing>
                <wp:inline distT="0" distB="0" distL="0" distR="0" wp14:anchorId="701F826F" wp14:editId="6790D13F">
                  <wp:extent cx="2860556" cy="2145340"/>
                  <wp:effectExtent l="0" t="0" r="0" b="7620"/>
                  <wp:docPr id="11" name="Рисунок 11" descr="Изображение выглядит как текст, График,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 График, линия, диаграмма&#10;&#10;Контент, сгенерированный ИИ, может содержать ошибки."/>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02850" cy="2177059"/>
                          </a:xfrm>
                          <a:prstGeom prst="rect">
                            <a:avLst/>
                          </a:prstGeom>
                        </pic:spPr>
                      </pic:pic>
                    </a:graphicData>
                  </a:graphic>
                </wp:inline>
              </w:drawing>
            </w:r>
          </w:p>
          <w:p w14:paraId="2091B6E1" w14:textId="36F9A00B" w:rsidR="00837566" w:rsidRDefault="00837566" w:rsidP="00C76DD5">
            <w:pPr>
              <w:rPr>
                <w:rFonts w:ascii="Times New Roman" w:hAnsi="Times New Roman" w:cs="Times New Roman"/>
                <w:color w:val="000000" w:themeColor="text1"/>
                <w:lang w:val="en-US"/>
              </w:rPr>
            </w:pPr>
          </w:p>
        </w:tc>
        <w:tc>
          <w:tcPr>
            <w:tcW w:w="4803" w:type="dxa"/>
          </w:tcPr>
          <w:p w14:paraId="5FBCCFD4" w14:textId="6684D2ED" w:rsidR="00CE0AC8" w:rsidRPr="00F01BCA" w:rsidRDefault="00CE0AC8" w:rsidP="00CE0AC8">
            <w:pPr>
              <w:pStyle w:val="Caption"/>
              <w:keepNext/>
              <w:rPr>
                <w:color w:val="auto"/>
                <w:sz w:val="24"/>
                <w:szCs w:val="24"/>
                <w:lang w:val="en-US"/>
              </w:rPr>
            </w:pPr>
            <w:r w:rsidRPr="00F01BCA">
              <w:rPr>
                <w:color w:val="auto"/>
                <w:sz w:val="24"/>
                <w:szCs w:val="24"/>
                <w:lang w:val="en-US"/>
              </w:rPr>
              <w:t>(b)</w:t>
            </w:r>
          </w:p>
          <w:p w14:paraId="112187F2" w14:textId="2EFD4C20" w:rsidR="00837566" w:rsidRPr="00F01BCA" w:rsidRDefault="00837566" w:rsidP="00F00566">
            <w:pPr>
              <w:rPr>
                <w:rFonts w:ascii="Times New Roman" w:hAnsi="Times New Roman" w:cs="Times New Roman"/>
                <w:lang w:val="en-US"/>
              </w:rPr>
            </w:pPr>
            <w:r w:rsidRPr="00F01BCA">
              <w:rPr>
                <w:rFonts w:ascii="Times New Roman" w:hAnsi="Times New Roman" w:cs="Times New Roman"/>
                <w:noProof/>
                <w:lang w:val="en-US"/>
              </w:rPr>
              <w:drawing>
                <wp:inline distT="0" distB="0" distL="0" distR="0" wp14:anchorId="465E224B" wp14:editId="7E0B5EB4">
                  <wp:extent cx="2860143" cy="2145030"/>
                  <wp:effectExtent l="0" t="0" r="0" b="7620"/>
                  <wp:docPr id="14" name="Рисунок 14" descr="Изображение выглядит как текст, График,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текст, График, линия, диаграмма&#10;&#10;Контент, сгенерированный ИИ, может содержать ошибки."/>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4381" cy="2163208"/>
                          </a:xfrm>
                          <a:prstGeom prst="rect">
                            <a:avLst/>
                          </a:prstGeom>
                        </pic:spPr>
                      </pic:pic>
                    </a:graphicData>
                  </a:graphic>
                </wp:inline>
              </w:drawing>
            </w:r>
          </w:p>
        </w:tc>
      </w:tr>
      <w:tr w:rsidR="00837566" w14:paraId="149C2855" w14:textId="77777777" w:rsidTr="00166BEA">
        <w:trPr>
          <w:trHeight w:val="1149"/>
        </w:trPr>
        <w:tc>
          <w:tcPr>
            <w:tcW w:w="4802" w:type="dxa"/>
          </w:tcPr>
          <w:p w14:paraId="02DB0D8A" w14:textId="5232099B" w:rsidR="00CE0AC8" w:rsidRPr="00F01BCA" w:rsidRDefault="00CE0AC8" w:rsidP="00CE0AC8">
            <w:pPr>
              <w:pStyle w:val="Caption"/>
              <w:keepNext/>
              <w:rPr>
                <w:color w:val="auto"/>
                <w:sz w:val="24"/>
                <w:szCs w:val="24"/>
                <w:lang w:val="en-US"/>
              </w:rPr>
            </w:pPr>
            <w:r w:rsidRPr="00F01BCA">
              <w:rPr>
                <w:color w:val="auto"/>
                <w:sz w:val="24"/>
                <w:szCs w:val="24"/>
                <w:lang w:val="en-US"/>
              </w:rPr>
              <w:t>(</w:t>
            </w:r>
            <w:r w:rsidR="00F01BCA" w:rsidRPr="00F01BCA">
              <w:rPr>
                <w:color w:val="auto"/>
                <w:sz w:val="24"/>
                <w:szCs w:val="24"/>
                <w:lang w:val="en-US"/>
              </w:rPr>
              <w:t>c</w:t>
            </w:r>
            <w:r w:rsidRPr="00F01BCA">
              <w:rPr>
                <w:color w:val="auto"/>
                <w:sz w:val="24"/>
                <w:szCs w:val="24"/>
                <w:lang w:val="en-US"/>
              </w:rPr>
              <w:t>)</w:t>
            </w:r>
          </w:p>
          <w:p w14:paraId="2BD2DBEB" w14:textId="4499E7EB" w:rsidR="00837566" w:rsidRDefault="00837566" w:rsidP="00F00566">
            <w:pPr>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drawing>
                <wp:inline distT="0" distB="0" distL="0" distR="0" wp14:anchorId="5F6306B3" wp14:editId="460BD7C5">
                  <wp:extent cx="2870200" cy="2152572"/>
                  <wp:effectExtent l="0" t="0" r="6350" b="635"/>
                  <wp:docPr id="15" name="Рисунок 15" descr="Изображение выглядит как текст,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текст, линия, График, диаграмма&#10;&#10;Контент, сгенерированный ИИ, может содержать ошибки."/>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71573" cy="2228599"/>
                          </a:xfrm>
                          <a:prstGeom prst="rect">
                            <a:avLst/>
                          </a:prstGeom>
                        </pic:spPr>
                      </pic:pic>
                    </a:graphicData>
                  </a:graphic>
                </wp:inline>
              </w:drawing>
            </w:r>
          </w:p>
        </w:tc>
        <w:tc>
          <w:tcPr>
            <w:tcW w:w="4803" w:type="dxa"/>
          </w:tcPr>
          <w:p w14:paraId="3DDCE20D" w14:textId="26605549" w:rsidR="00F01BCA" w:rsidRPr="00F01BCA" w:rsidRDefault="00F01BCA" w:rsidP="00F01BCA">
            <w:pPr>
              <w:pStyle w:val="Caption"/>
              <w:keepNext/>
              <w:rPr>
                <w:color w:val="auto"/>
                <w:sz w:val="24"/>
                <w:szCs w:val="24"/>
                <w:lang w:val="en-US"/>
              </w:rPr>
            </w:pPr>
            <w:r w:rsidRPr="00F01BCA">
              <w:rPr>
                <w:color w:val="auto"/>
                <w:sz w:val="24"/>
                <w:szCs w:val="24"/>
                <w:lang w:val="en-US"/>
              </w:rPr>
              <w:t>(d)</w:t>
            </w:r>
          </w:p>
          <w:p w14:paraId="534B8E3A" w14:textId="2F63B88E" w:rsidR="00837566" w:rsidRPr="00F01BCA" w:rsidRDefault="00837566" w:rsidP="00F00566">
            <w:pPr>
              <w:rPr>
                <w:rFonts w:ascii="Times New Roman" w:hAnsi="Times New Roman" w:cs="Times New Roman"/>
                <w:lang w:val="en-US"/>
              </w:rPr>
            </w:pPr>
            <w:r w:rsidRPr="00F01BCA">
              <w:rPr>
                <w:rFonts w:ascii="Times New Roman" w:hAnsi="Times New Roman" w:cs="Times New Roman"/>
                <w:noProof/>
                <w:lang w:val="en-US"/>
              </w:rPr>
              <w:drawing>
                <wp:inline distT="0" distB="0" distL="0" distR="0" wp14:anchorId="1FABE56C" wp14:editId="5223E4C2">
                  <wp:extent cx="2878115" cy="2158508"/>
                  <wp:effectExtent l="0" t="0" r="0" b="0"/>
                  <wp:docPr id="16" name="Рисунок 16" descr="Изображение выглядит как текст, линия, График,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Изображение выглядит как текст, линия, График, число&#10;&#10;Контент, сгенерированный ИИ, может содержать ошибки."/>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21570" cy="2191098"/>
                          </a:xfrm>
                          <a:prstGeom prst="rect">
                            <a:avLst/>
                          </a:prstGeom>
                        </pic:spPr>
                      </pic:pic>
                    </a:graphicData>
                  </a:graphic>
                </wp:inline>
              </w:drawing>
            </w:r>
          </w:p>
        </w:tc>
      </w:tr>
    </w:tbl>
    <w:p w14:paraId="4528E217" w14:textId="77777777" w:rsidR="000339C6" w:rsidRDefault="000339C6" w:rsidP="00F00566">
      <w:pPr>
        <w:rPr>
          <w:rFonts w:ascii="Times New Roman" w:hAnsi="Times New Roman" w:cs="Times New Roman"/>
          <w:color w:val="000000" w:themeColor="text1"/>
        </w:rPr>
      </w:pPr>
    </w:p>
    <w:p w14:paraId="11B04364" w14:textId="52E8B9B3" w:rsidR="00837566" w:rsidRPr="00734B52" w:rsidRDefault="00F01BCA" w:rsidP="00734B52">
      <w:pPr>
        <w:jc w:val="both"/>
        <w:rPr>
          <w:rFonts w:ascii="Times New Roman" w:hAnsi="Times New Roman" w:cs="Times New Roman"/>
          <w:color w:val="000000" w:themeColor="text1"/>
          <w:sz w:val="20"/>
          <w:szCs w:val="20"/>
        </w:rPr>
      </w:pPr>
      <w:r w:rsidRPr="00734B52">
        <w:rPr>
          <w:rFonts w:ascii="Times New Roman" w:hAnsi="Times New Roman" w:cs="Times New Roman"/>
          <w:color w:val="000000" w:themeColor="text1"/>
          <w:sz w:val="20"/>
          <w:szCs w:val="20"/>
        </w:rPr>
        <w:t xml:space="preserve">Рис. 9. Влияние параметра w на </w:t>
      </w:r>
      <w:r w:rsidR="0055693C" w:rsidRPr="00734B52">
        <w:rPr>
          <w:rFonts w:ascii="Times New Roman" w:hAnsi="Times New Roman" w:cs="Times New Roman"/>
          <w:color w:val="000000" w:themeColor="text1"/>
          <w:sz w:val="20"/>
          <w:szCs w:val="20"/>
        </w:rPr>
        <w:t>длительность терапии для достижения посттерапевтического контроля</w:t>
      </w:r>
      <w:r w:rsidR="00443F56" w:rsidRPr="00734B52">
        <w:rPr>
          <w:rFonts w:ascii="Times New Roman" w:hAnsi="Times New Roman" w:cs="Times New Roman"/>
          <w:color w:val="000000" w:themeColor="text1"/>
          <w:sz w:val="20"/>
          <w:szCs w:val="20"/>
        </w:rPr>
        <w:t xml:space="preserve"> [</w:t>
      </w:r>
      <w:r w:rsidR="00443F56" w:rsidRPr="00734B52">
        <w:rPr>
          <w:rFonts w:ascii="Times New Roman" w:hAnsi="Times New Roman" w:cs="Times New Roman"/>
          <w:color w:val="000000" w:themeColor="text1"/>
          <w:sz w:val="20"/>
          <w:szCs w:val="20"/>
        </w:rPr>
        <w:fldChar w:fldCharType="begin"/>
      </w:r>
      <w:r w:rsidR="00443F56" w:rsidRPr="00734B52">
        <w:rPr>
          <w:rFonts w:ascii="Times New Roman" w:hAnsi="Times New Roman" w:cs="Times New Roman"/>
          <w:color w:val="000000" w:themeColor="text1"/>
          <w:sz w:val="20"/>
          <w:szCs w:val="20"/>
        </w:rPr>
        <w:instrText xml:space="preserve"> REF _Ref221741079 \r \h </w:instrText>
      </w:r>
      <w:r w:rsidR="00443F56" w:rsidRPr="00734B52">
        <w:rPr>
          <w:rFonts w:ascii="Times New Roman" w:hAnsi="Times New Roman" w:cs="Times New Roman"/>
          <w:color w:val="000000" w:themeColor="text1"/>
          <w:sz w:val="20"/>
          <w:szCs w:val="20"/>
        </w:rPr>
      </w:r>
      <w:r w:rsidR="00443F56" w:rsidRPr="00734B52">
        <w:rPr>
          <w:rFonts w:ascii="Times New Roman" w:hAnsi="Times New Roman" w:cs="Times New Roman"/>
          <w:color w:val="000000" w:themeColor="text1"/>
          <w:sz w:val="20"/>
          <w:szCs w:val="20"/>
        </w:rPr>
        <w:fldChar w:fldCharType="separate"/>
      </w:r>
      <w:r w:rsidR="00443F56" w:rsidRPr="00734B52">
        <w:rPr>
          <w:rFonts w:ascii="Times New Roman" w:hAnsi="Times New Roman" w:cs="Times New Roman"/>
          <w:color w:val="000000" w:themeColor="text1"/>
          <w:sz w:val="20"/>
          <w:szCs w:val="20"/>
        </w:rPr>
        <w:t>5</w:t>
      </w:r>
      <w:r w:rsidR="00443F56" w:rsidRPr="00734B52">
        <w:rPr>
          <w:rFonts w:ascii="Times New Roman" w:hAnsi="Times New Roman" w:cs="Times New Roman"/>
          <w:color w:val="000000" w:themeColor="text1"/>
          <w:sz w:val="20"/>
          <w:szCs w:val="20"/>
        </w:rPr>
        <w:fldChar w:fldCharType="end"/>
      </w:r>
      <w:r w:rsidR="00443F56" w:rsidRPr="00734B52">
        <w:rPr>
          <w:rFonts w:ascii="Times New Roman" w:hAnsi="Times New Roman" w:cs="Times New Roman"/>
          <w:color w:val="000000" w:themeColor="text1"/>
          <w:sz w:val="20"/>
          <w:szCs w:val="20"/>
        </w:rPr>
        <w:t>]</w:t>
      </w:r>
    </w:p>
    <w:p w14:paraId="5AF7D0BB" w14:textId="20AC2493" w:rsidR="00C5493F" w:rsidRPr="00C5493F"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 xml:space="preserve">На представленных графиках визуализируется пространство успешных терапевтических стратегий для достижения посттерапевтического контроля ВИЧ-инфекции в зависимости от параметра w, характеризующего скорость истощения хелперных Т-клеток (CD4⁺) под воздействием вируса. </w:t>
      </w:r>
    </w:p>
    <w:p w14:paraId="700F6AF9" w14:textId="77777777" w:rsidR="00C5493F" w:rsidRPr="00C5493F"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Каждый график соответствует определенному значению параметра w: 10, 50, 100, 1000 и 10000, что охватывает диапазон от умеренного до экстремального истощения иммунной системы. На оси абсцисс отложено время окончания антиретровирусной терапии (tARTend, дни), на оси ординат — время начала терапии (tARTstart, дни). Красными символами '+' обозначены комбинации временных параметров лечения, приводящие к установлению долгосрочного контроля после отмены терапии.</w:t>
      </w:r>
    </w:p>
    <w:p w14:paraId="1A87D8E2" w14:textId="77777777" w:rsidR="00C5493F" w:rsidRPr="00C5493F" w:rsidRDefault="00C5493F" w:rsidP="00C5493F">
      <w:pPr>
        <w:rPr>
          <w:rFonts w:ascii="Times New Roman" w:hAnsi="Times New Roman" w:cs="Times New Roman"/>
          <w:color w:val="000000" w:themeColor="text1"/>
        </w:rPr>
      </w:pPr>
    </w:p>
    <w:p w14:paraId="3D4A18BC" w14:textId="416992A7" w:rsidR="00166BEA" w:rsidRPr="00166BEA"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 xml:space="preserve">При умеренном истощении (w=10) </w:t>
      </w:r>
      <w:r w:rsidR="00166BEA">
        <w:rPr>
          <w:rFonts w:ascii="Times New Roman" w:hAnsi="Times New Roman" w:cs="Times New Roman"/>
          <w:color w:val="000000" w:themeColor="text1"/>
        </w:rPr>
        <w:t>(</w:t>
      </w:r>
      <w:r w:rsidR="00166BEA">
        <w:rPr>
          <w:rFonts w:ascii="Times New Roman" w:hAnsi="Times New Roman" w:cs="Times New Roman"/>
          <w:color w:val="000000" w:themeColor="text1"/>
          <w:lang w:val="en-US"/>
        </w:rPr>
        <w:t>a</w:t>
      </w:r>
      <w:r w:rsidR="00166BEA" w:rsidRPr="00166BEA">
        <w:rPr>
          <w:rFonts w:ascii="Times New Roman" w:hAnsi="Times New Roman" w:cs="Times New Roman"/>
          <w:color w:val="000000" w:themeColor="text1"/>
        </w:rPr>
        <w:t xml:space="preserve">) </w:t>
      </w:r>
      <w:r w:rsidRPr="00C5493F">
        <w:rPr>
          <w:rFonts w:ascii="Times New Roman" w:hAnsi="Times New Roman" w:cs="Times New Roman"/>
          <w:color w:val="000000" w:themeColor="text1"/>
        </w:rPr>
        <w:t xml:space="preserve">наблюдается широкая полоса контроля (d=2.55 дня), указывающая на существование значительного "терапевтического окна". По мере увеличения w до 50 </w:t>
      </w:r>
      <w:r w:rsidR="00166BEA" w:rsidRPr="00166BEA">
        <w:rPr>
          <w:rFonts w:ascii="Times New Roman" w:hAnsi="Times New Roman" w:cs="Times New Roman"/>
          <w:color w:val="000000" w:themeColor="text1"/>
        </w:rPr>
        <w:t>(</w:t>
      </w:r>
      <w:r w:rsidR="00166BEA">
        <w:rPr>
          <w:rFonts w:ascii="Times New Roman" w:hAnsi="Times New Roman" w:cs="Times New Roman"/>
          <w:color w:val="000000" w:themeColor="text1"/>
          <w:lang w:val="en-US"/>
        </w:rPr>
        <w:t>b</w:t>
      </w:r>
      <w:r w:rsidR="00166BEA" w:rsidRPr="00166BEA">
        <w:rPr>
          <w:rFonts w:ascii="Times New Roman" w:hAnsi="Times New Roman" w:cs="Times New Roman"/>
          <w:color w:val="000000" w:themeColor="text1"/>
        </w:rPr>
        <w:t xml:space="preserve">) </w:t>
      </w:r>
      <w:r w:rsidRPr="00C5493F">
        <w:rPr>
          <w:rFonts w:ascii="Times New Roman" w:hAnsi="Times New Roman" w:cs="Times New Roman"/>
          <w:color w:val="000000" w:themeColor="text1"/>
        </w:rPr>
        <w:t xml:space="preserve">и 100 </w:t>
      </w:r>
      <w:r w:rsidR="00166BEA" w:rsidRPr="00166BEA">
        <w:rPr>
          <w:rFonts w:ascii="Times New Roman" w:hAnsi="Times New Roman" w:cs="Times New Roman"/>
          <w:color w:val="000000" w:themeColor="text1"/>
        </w:rPr>
        <w:t>(</w:t>
      </w:r>
      <w:r w:rsidR="00166BEA">
        <w:rPr>
          <w:rFonts w:ascii="Times New Roman" w:hAnsi="Times New Roman" w:cs="Times New Roman"/>
          <w:color w:val="000000" w:themeColor="text1"/>
          <w:lang w:val="en-US"/>
        </w:rPr>
        <w:t>c</w:t>
      </w:r>
      <w:r w:rsidR="00166BEA" w:rsidRPr="00166BEA">
        <w:rPr>
          <w:rFonts w:ascii="Times New Roman" w:hAnsi="Times New Roman" w:cs="Times New Roman"/>
          <w:color w:val="000000" w:themeColor="text1"/>
        </w:rPr>
        <w:t xml:space="preserve">) </w:t>
      </w:r>
      <w:r w:rsidRPr="00C5493F">
        <w:rPr>
          <w:rFonts w:ascii="Times New Roman" w:hAnsi="Times New Roman" w:cs="Times New Roman"/>
          <w:color w:val="000000" w:themeColor="text1"/>
        </w:rPr>
        <w:t>происходит прогрессирующее сужение полосы до 1.70 и 1.53 дней соответственно. При экстремальных значениях (w=1000)</w:t>
      </w:r>
      <w:r w:rsidR="00166BEA" w:rsidRPr="00166BEA">
        <w:rPr>
          <w:rFonts w:ascii="Times New Roman" w:hAnsi="Times New Roman" w:cs="Times New Roman"/>
          <w:color w:val="000000" w:themeColor="text1"/>
        </w:rPr>
        <w:t xml:space="preserve"> (</w:t>
      </w:r>
      <w:r w:rsidR="00166BEA">
        <w:rPr>
          <w:rFonts w:ascii="Times New Roman" w:hAnsi="Times New Roman" w:cs="Times New Roman"/>
          <w:color w:val="000000" w:themeColor="text1"/>
          <w:lang w:val="en-US"/>
        </w:rPr>
        <w:t>d</w:t>
      </w:r>
      <w:r w:rsidR="00166BEA" w:rsidRPr="00166BEA">
        <w:rPr>
          <w:rFonts w:ascii="Times New Roman" w:hAnsi="Times New Roman" w:cs="Times New Roman"/>
          <w:color w:val="000000" w:themeColor="text1"/>
        </w:rPr>
        <w:t>)</w:t>
      </w:r>
      <w:r w:rsidRPr="00C5493F">
        <w:rPr>
          <w:rFonts w:ascii="Times New Roman" w:hAnsi="Times New Roman" w:cs="Times New Roman"/>
          <w:color w:val="000000" w:themeColor="text1"/>
        </w:rPr>
        <w:t xml:space="preserve"> полоса становится </w:t>
      </w:r>
      <w:r w:rsidRPr="00C5493F">
        <w:rPr>
          <w:rFonts w:ascii="Times New Roman" w:hAnsi="Times New Roman" w:cs="Times New Roman"/>
          <w:color w:val="000000" w:themeColor="text1"/>
        </w:rPr>
        <w:lastRenderedPageBreak/>
        <w:t>узкой и прерывистой (d=0.68 дня), а при w=10000 успешные стратегии полностью отсутствуют.</w:t>
      </w:r>
    </w:p>
    <w:p w14:paraId="1D57BDB5" w14:textId="5EA3C1E2" w:rsidR="00C5493F" w:rsidRPr="000856EB"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Широкое "терапевтическое окно" при низких значениях w объясняется сохранением достаточного функционального резерва иммунной системы, тогда как сужение полосы при высоких w отражает необратимое повреждение иммунного ответа, требующее более точного и раннего терапевтического вмешательства.</w:t>
      </w:r>
    </w:p>
    <w:p w14:paraId="3493BD62" w14:textId="4B51DB62" w:rsidR="00C5493F" w:rsidRPr="000856EB"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Графики также показывают, что для каждого удачного времени начала терапии существует диапазон допустимых продолжительностей лечения (ширина полосы вдоль оси tARTend), что указывает на определенную гибкость в определении длительности терапевтического курса. Однако эта гибкость ограничена необходимостью обеспечения как достаточного подавления вируса, так и сохранения способности иммунной системы к последующему самостоятельному контролю.</w:t>
      </w:r>
    </w:p>
    <w:p w14:paraId="1C7190F6" w14:textId="22D52D33" w:rsidR="008339F0"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Представленные результаты имеют важное клиническое значение, подчеркивая критическую важность раннего начала антиретровирусной терапии у пациентов с быстрым прогрессированием заболевания (высокими значениями w). Кроме того, они обосновывают необходимость разработки методов оценки индивидуальной скорости истощения иммунитета для персонализированного выбора оптимального времени начала и длительности терапии, направленной на достижение посттерапевтического контроля ВИЧ-инфекции.</w:t>
      </w:r>
    </w:p>
    <w:p w14:paraId="62E4C207" w14:textId="77777777" w:rsidR="000339C6" w:rsidRDefault="000339C6" w:rsidP="00C5493F">
      <w:pPr>
        <w:rPr>
          <w:rFonts w:ascii="Times New Roman" w:hAnsi="Times New Roman" w:cs="Times New Roman"/>
          <w:color w:val="000000" w:themeColor="text1"/>
        </w:rPr>
      </w:pPr>
    </w:p>
    <w:p w14:paraId="6185FA16" w14:textId="77777777" w:rsidR="00166BEA" w:rsidRPr="00166BEA" w:rsidRDefault="00166BEA" w:rsidP="00166BEA">
      <w:pPr>
        <w:pStyle w:val="Heading2"/>
        <w:rPr>
          <w:color w:val="auto"/>
        </w:rPr>
      </w:pPr>
      <w:bookmarkStart w:id="51" w:name="_Toc221915489"/>
      <w:r w:rsidRPr="00166BEA">
        <w:rPr>
          <w:color w:val="auto"/>
        </w:rPr>
        <w:t>5.2 Количественная оценка допустимой погрешности в определении времени начала терапии.</w:t>
      </w:r>
      <w:bookmarkEnd w:id="51"/>
      <w:r w:rsidRPr="00166BEA">
        <w:rPr>
          <w:color w:val="auto"/>
        </w:rPr>
        <w:t xml:space="preserve"> </w:t>
      </w:r>
    </w:p>
    <w:p w14:paraId="513AD59F" w14:textId="1E1E27B8" w:rsidR="00166BEA" w:rsidRDefault="00E25247" w:rsidP="00C5493F">
      <w:pPr>
        <w:rPr>
          <w:rFonts w:ascii="Times New Roman" w:hAnsi="Times New Roman" w:cs="Times New Roman"/>
          <w:color w:val="000000" w:themeColor="text1"/>
        </w:rPr>
      </w:pPr>
      <w:r>
        <w:rPr>
          <w:rFonts w:ascii="Times New Roman" w:hAnsi="Times New Roman" w:cs="Times New Roman"/>
          <w:color w:val="000000" w:themeColor="text1"/>
        </w:rPr>
        <w:t>Для оценки погрешности, возьмем половину от ширины полосы окна</w:t>
      </w:r>
    </w:p>
    <w:p w14:paraId="6A6B9284" w14:textId="7167D265" w:rsidR="00E25247" w:rsidRPr="00E25247" w:rsidRDefault="00E25247" w:rsidP="00C5493F">
      <w:pPr>
        <w:rPr>
          <w:rFonts w:ascii="Times New Roman" w:hAnsi="Times New Roman" w:cs="Times New Roman"/>
          <w:color w:val="000000" w:themeColor="text1"/>
        </w:rPr>
      </w:pPr>
      <m:oMathPara>
        <m:oMath>
          <m:r>
            <w:rPr>
              <w:rFonts w:ascii="Cambria Math" w:hAnsi="Cambria Math" w:cs="Times New Roman"/>
              <w:color w:val="000000" w:themeColor="text1"/>
            </w:rPr>
            <m:t>Δ = d</m:t>
          </m:r>
          <m:r>
            <m:rPr>
              <m:lit/>
            </m:rPr>
            <w:rPr>
              <w:rFonts w:ascii="Cambria Math" w:hAnsi="Cambria Math" w:cs="Times New Roman"/>
              <w:color w:val="000000" w:themeColor="text1"/>
            </w:rPr>
            <m:t>/</m:t>
          </m:r>
          <m:r>
            <w:rPr>
              <w:rFonts w:ascii="Cambria Math" w:hAnsi="Cambria Math" w:cs="Times New Roman"/>
              <w:color w:val="000000" w:themeColor="text1"/>
            </w:rPr>
            <m:t>2</m:t>
          </m:r>
        </m:oMath>
      </m:oMathPara>
    </w:p>
    <w:p w14:paraId="27F78C30" w14:textId="77777777" w:rsidR="00E25247" w:rsidRPr="00E25247" w:rsidRDefault="00E25247" w:rsidP="00E25247">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2336"/>
        <w:gridCol w:w="2336"/>
        <w:gridCol w:w="2336"/>
        <w:gridCol w:w="2337"/>
      </w:tblGrid>
      <w:tr w:rsidR="00E25247" w:rsidRPr="00E25247" w14:paraId="2E8260FE" w14:textId="77777777" w:rsidTr="00E25247">
        <w:tc>
          <w:tcPr>
            <w:tcW w:w="2336" w:type="dxa"/>
          </w:tcPr>
          <w:p w14:paraId="5ABB0904"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w</w:t>
            </w:r>
          </w:p>
        </w:tc>
        <w:tc>
          <w:tcPr>
            <w:tcW w:w="2336" w:type="dxa"/>
          </w:tcPr>
          <w:p w14:paraId="5455D164"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Ширина полосы (d)</w:t>
            </w:r>
          </w:p>
        </w:tc>
        <w:tc>
          <w:tcPr>
            <w:tcW w:w="2336" w:type="dxa"/>
          </w:tcPr>
          <w:p w14:paraId="7B4EDB97"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Допустимая погрешность (Δ)</w:t>
            </w:r>
          </w:p>
        </w:tc>
        <w:tc>
          <w:tcPr>
            <w:tcW w:w="2337" w:type="dxa"/>
          </w:tcPr>
          <w:p w14:paraId="1B4B3023"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Интерпретация</w:t>
            </w:r>
          </w:p>
        </w:tc>
      </w:tr>
      <w:tr w:rsidR="00E25247" w:rsidRPr="00E25247" w14:paraId="5416A9DD" w14:textId="77777777" w:rsidTr="00E25247">
        <w:tc>
          <w:tcPr>
            <w:tcW w:w="2336" w:type="dxa"/>
          </w:tcPr>
          <w:p w14:paraId="5ACFC58A"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10</w:t>
            </w:r>
          </w:p>
        </w:tc>
        <w:tc>
          <w:tcPr>
            <w:tcW w:w="2336" w:type="dxa"/>
          </w:tcPr>
          <w:p w14:paraId="6FDA3418"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2.55 дня</w:t>
            </w:r>
          </w:p>
        </w:tc>
        <w:tc>
          <w:tcPr>
            <w:tcW w:w="2336" w:type="dxa"/>
          </w:tcPr>
          <w:p w14:paraId="210D6B51"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±1.28 дня</w:t>
            </w:r>
          </w:p>
        </w:tc>
        <w:tc>
          <w:tcPr>
            <w:tcW w:w="2337" w:type="dxa"/>
          </w:tcPr>
          <w:p w14:paraId="1ADAB9CD"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Можно ошибиться на 1.3 дня в любую сторону</w:t>
            </w:r>
          </w:p>
        </w:tc>
      </w:tr>
      <w:tr w:rsidR="00E25247" w:rsidRPr="00E25247" w14:paraId="143483D7" w14:textId="77777777" w:rsidTr="00E25247">
        <w:tc>
          <w:tcPr>
            <w:tcW w:w="2336" w:type="dxa"/>
          </w:tcPr>
          <w:p w14:paraId="047F6C90"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50</w:t>
            </w:r>
          </w:p>
        </w:tc>
        <w:tc>
          <w:tcPr>
            <w:tcW w:w="2336" w:type="dxa"/>
          </w:tcPr>
          <w:p w14:paraId="27748BA8"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1.70 дня</w:t>
            </w:r>
          </w:p>
        </w:tc>
        <w:tc>
          <w:tcPr>
            <w:tcW w:w="2336" w:type="dxa"/>
          </w:tcPr>
          <w:p w14:paraId="3D1E807A"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±0.85 дня (~20 часов)</w:t>
            </w:r>
          </w:p>
        </w:tc>
        <w:tc>
          <w:tcPr>
            <w:tcW w:w="2337" w:type="dxa"/>
          </w:tcPr>
          <w:p w14:paraId="563396FE"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Погрешность до 20 часов</w:t>
            </w:r>
          </w:p>
        </w:tc>
      </w:tr>
      <w:tr w:rsidR="00E25247" w:rsidRPr="00E25247" w14:paraId="52D8573C" w14:textId="77777777" w:rsidTr="00E25247">
        <w:tc>
          <w:tcPr>
            <w:tcW w:w="2336" w:type="dxa"/>
          </w:tcPr>
          <w:p w14:paraId="3DB2825B"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100</w:t>
            </w:r>
          </w:p>
        </w:tc>
        <w:tc>
          <w:tcPr>
            <w:tcW w:w="2336" w:type="dxa"/>
          </w:tcPr>
          <w:p w14:paraId="043FC031"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1.53 дня</w:t>
            </w:r>
          </w:p>
        </w:tc>
        <w:tc>
          <w:tcPr>
            <w:tcW w:w="2336" w:type="dxa"/>
          </w:tcPr>
          <w:p w14:paraId="1CBCD731"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±0.77 дня (~18 часов)</w:t>
            </w:r>
          </w:p>
        </w:tc>
        <w:tc>
          <w:tcPr>
            <w:tcW w:w="2337" w:type="dxa"/>
          </w:tcPr>
          <w:p w14:paraId="13983FE8"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Погрешность до 18 часов</w:t>
            </w:r>
          </w:p>
        </w:tc>
      </w:tr>
      <w:tr w:rsidR="00E25247" w:rsidRPr="00F4527D" w14:paraId="19642A02" w14:textId="77777777" w:rsidTr="00E25247">
        <w:tc>
          <w:tcPr>
            <w:tcW w:w="2336" w:type="dxa"/>
          </w:tcPr>
          <w:p w14:paraId="50977C3A"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1000</w:t>
            </w:r>
          </w:p>
        </w:tc>
        <w:tc>
          <w:tcPr>
            <w:tcW w:w="2336" w:type="dxa"/>
          </w:tcPr>
          <w:p w14:paraId="5E859855"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0.68 дня</w:t>
            </w:r>
          </w:p>
        </w:tc>
        <w:tc>
          <w:tcPr>
            <w:tcW w:w="2336" w:type="dxa"/>
          </w:tcPr>
          <w:p w14:paraId="4631D7DC"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±0.34 дня (~8 часов)</w:t>
            </w:r>
          </w:p>
        </w:tc>
        <w:tc>
          <w:tcPr>
            <w:tcW w:w="2337" w:type="dxa"/>
          </w:tcPr>
          <w:p w14:paraId="0132EABE" w14:textId="6C79AFF3" w:rsidR="00E25247" w:rsidRPr="00F4527D" w:rsidRDefault="00926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Погрешность</w:t>
            </w:r>
            <w:r w:rsidR="00E25247" w:rsidRPr="00E25247">
              <w:rPr>
                <w:rFonts w:ascii="Times New Roman" w:hAnsi="Times New Roman" w:cs="Times New Roman"/>
                <w:color w:val="000000" w:themeColor="text1"/>
              </w:rPr>
              <w:t xml:space="preserve"> ±8 часов</w:t>
            </w:r>
          </w:p>
        </w:tc>
      </w:tr>
    </w:tbl>
    <w:p w14:paraId="31184156" w14:textId="7E7F652B" w:rsidR="00E25247" w:rsidRPr="004467EC" w:rsidRDefault="00926247" w:rsidP="00E25247">
      <w:pPr>
        <w:rPr>
          <w:rFonts w:ascii="Times New Roman" w:hAnsi="Times New Roman" w:cs="Times New Roman"/>
          <w:sz w:val="20"/>
          <w:szCs w:val="20"/>
        </w:rPr>
      </w:pPr>
      <w:r w:rsidRPr="00926247">
        <w:rPr>
          <w:rFonts w:ascii="Times New Roman" w:hAnsi="Times New Roman" w:cs="Times New Roman"/>
          <w:color w:val="000000" w:themeColor="text1"/>
          <w:sz w:val="20"/>
          <w:szCs w:val="20"/>
        </w:rPr>
        <w:t xml:space="preserve">Таблица 2. </w:t>
      </w:r>
      <w:r w:rsidRPr="00926247">
        <w:rPr>
          <w:rFonts w:ascii="Times New Roman" w:hAnsi="Times New Roman" w:cs="Times New Roman"/>
          <w:sz w:val="20"/>
          <w:szCs w:val="20"/>
        </w:rPr>
        <w:t>Оценка допустимой погрешности</w:t>
      </w:r>
      <w:r w:rsidR="00443F56" w:rsidRPr="004467EC">
        <w:rPr>
          <w:rFonts w:ascii="Times New Roman" w:hAnsi="Times New Roman" w:cs="Times New Roman"/>
          <w:sz w:val="20"/>
          <w:szCs w:val="20"/>
        </w:rPr>
        <w:t xml:space="preserve"> [</w:t>
      </w:r>
      <w:r w:rsidR="00443F56">
        <w:rPr>
          <w:rFonts w:ascii="Times New Roman" w:hAnsi="Times New Roman" w:cs="Times New Roman"/>
          <w:sz w:val="20"/>
          <w:szCs w:val="20"/>
          <w:lang w:val="en-US"/>
        </w:rPr>
        <w:fldChar w:fldCharType="begin"/>
      </w:r>
      <w:r w:rsidR="00443F56" w:rsidRPr="004467EC">
        <w:rPr>
          <w:rFonts w:ascii="Times New Roman" w:hAnsi="Times New Roman" w:cs="Times New Roman"/>
          <w:sz w:val="20"/>
          <w:szCs w:val="20"/>
        </w:rPr>
        <w:instrText xml:space="preserve"> </w:instrText>
      </w:r>
      <w:r w:rsidR="00443F56">
        <w:rPr>
          <w:rFonts w:ascii="Times New Roman" w:hAnsi="Times New Roman" w:cs="Times New Roman"/>
          <w:sz w:val="20"/>
          <w:szCs w:val="20"/>
          <w:lang w:val="en-US"/>
        </w:rPr>
        <w:instrText>REF</w:instrText>
      </w:r>
      <w:r w:rsidR="00443F56" w:rsidRPr="004467EC">
        <w:rPr>
          <w:rFonts w:ascii="Times New Roman" w:hAnsi="Times New Roman" w:cs="Times New Roman"/>
          <w:sz w:val="20"/>
          <w:szCs w:val="20"/>
        </w:rPr>
        <w:instrText xml:space="preserve"> _</w:instrText>
      </w:r>
      <w:r w:rsidR="00443F56">
        <w:rPr>
          <w:rFonts w:ascii="Times New Roman" w:hAnsi="Times New Roman" w:cs="Times New Roman"/>
          <w:sz w:val="20"/>
          <w:szCs w:val="20"/>
          <w:lang w:val="en-US"/>
        </w:rPr>
        <w:instrText>Ref</w:instrText>
      </w:r>
      <w:r w:rsidR="00443F56" w:rsidRPr="004467EC">
        <w:rPr>
          <w:rFonts w:ascii="Times New Roman" w:hAnsi="Times New Roman" w:cs="Times New Roman"/>
          <w:sz w:val="20"/>
          <w:szCs w:val="20"/>
        </w:rPr>
        <w:instrText>221741079 \</w:instrText>
      </w:r>
      <w:r w:rsidR="00443F56">
        <w:rPr>
          <w:rFonts w:ascii="Times New Roman" w:hAnsi="Times New Roman" w:cs="Times New Roman"/>
          <w:sz w:val="20"/>
          <w:szCs w:val="20"/>
          <w:lang w:val="en-US"/>
        </w:rPr>
        <w:instrText>r</w:instrText>
      </w:r>
      <w:r w:rsidR="00443F56" w:rsidRPr="004467EC">
        <w:rPr>
          <w:rFonts w:ascii="Times New Roman" w:hAnsi="Times New Roman" w:cs="Times New Roman"/>
          <w:sz w:val="20"/>
          <w:szCs w:val="20"/>
        </w:rPr>
        <w:instrText xml:space="preserve"> \</w:instrText>
      </w:r>
      <w:r w:rsidR="00443F56">
        <w:rPr>
          <w:rFonts w:ascii="Times New Roman" w:hAnsi="Times New Roman" w:cs="Times New Roman"/>
          <w:sz w:val="20"/>
          <w:szCs w:val="20"/>
          <w:lang w:val="en-US"/>
        </w:rPr>
        <w:instrText>h</w:instrText>
      </w:r>
      <w:r w:rsidR="00443F56" w:rsidRPr="004467EC">
        <w:rPr>
          <w:rFonts w:ascii="Times New Roman" w:hAnsi="Times New Roman" w:cs="Times New Roman"/>
          <w:sz w:val="20"/>
          <w:szCs w:val="20"/>
        </w:rPr>
        <w:instrText xml:space="preserve"> </w:instrText>
      </w:r>
      <w:r w:rsidR="00443F56">
        <w:rPr>
          <w:rFonts w:ascii="Times New Roman" w:hAnsi="Times New Roman" w:cs="Times New Roman"/>
          <w:sz w:val="20"/>
          <w:szCs w:val="20"/>
          <w:lang w:val="en-US"/>
        </w:rPr>
      </w:r>
      <w:r w:rsidR="00443F56">
        <w:rPr>
          <w:rFonts w:ascii="Times New Roman" w:hAnsi="Times New Roman" w:cs="Times New Roman"/>
          <w:sz w:val="20"/>
          <w:szCs w:val="20"/>
          <w:lang w:val="en-US"/>
        </w:rPr>
        <w:fldChar w:fldCharType="separate"/>
      </w:r>
      <w:r w:rsidR="00443F56" w:rsidRPr="004467EC">
        <w:rPr>
          <w:rFonts w:ascii="Times New Roman" w:hAnsi="Times New Roman" w:cs="Times New Roman"/>
          <w:sz w:val="20"/>
          <w:szCs w:val="20"/>
        </w:rPr>
        <w:t>5</w:t>
      </w:r>
      <w:r w:rsidR="00443F56">
        <w:rPr>
          <w:rFonts w:ascii="Times New Roman" w:hAnsi="Times New Roman" w:cs="Times New Roman"/>
          <w:sz w:val="20"/>
          <w:szCs w:val="20"/>
          <w:lang w:val="en-US"/>
        </w:rPr>
        <w:fldChar w:fldCharType="end"/>
      </w:r>
      <w:r w:rsidR="00443F56" w:rsidRPr="004467EC">
        <w:rPr>
          <w:rFonts w:ascii="Times New Roman" w:hAnsi="Times New Roman" w:cs="Times New Roman"/>
          <w:sz w:val="20"/>
          <w:szCs w:val="20"/>
        </w:rPr>
        <w:t>]</w:t>
      </w:r>
    </w:p>
    <w:p w14:paraId="41BC3A23" w14:textId="085E70B7" w:rsidR="00926247" w:rsidRDefault="00926247" w:rsidP="00E25247">
      <w:pPr>
        <w:rPr>
          <w:rFonts w:ascii="Times New Roman" w:hAnsi="Times New Roman" w:cs="Times New Roman"/>
          <w:color w:val="000000" w:themeColor="text1"/>
        </w:rPr>
      </w:pPr>
      <w:r>
        <w:rPr>
          <w:rFonts w:ascii="Times New Roman" w:hAnsi="Times New Roman" w:cs="Times New Roman"/>
          <w:color w:val="000000" w:themeColor="text1"/>
        </w:rPr>
        <w:t>Д</w:t>
      </w:r>
      <w:r w:rsidRPr="00926247">
        <w:rPr>
          <w:rFonts w:ascii="Times New Roman" w:hAnsi="Times New Roman" w:cs="Times New Roman"/>
          <w:color w:val="000000" w:themeColor="text1"/>
        </w:rPr>
        <w:t>опустимая погрешность в определении времени начала антиретровирусной терапии экспоненциально уменьшается с увеличением параметра истощения иммунной системы w. Для умеренного истощения (w=10-50) допустимое отклонение составляет ±0.85-1.28 дня</w:t>
      </w:r>
      <w:r>
        <w:rPr>
          <w:rFonts w:ascii="Times New Roman" w:hAnsi="Times New Roman" w:cs="Times New Roman"/>
          <w:color w:val="000000" w:themeColor="text1"/>
        </w:rPr>
        <w:t xml:space="preserve">. </w:t>
      </w:r>
      <w:r w:rsidRPr="00926247">
        <w:rPr>
          <w:rFonts w:ascii="Times New Roman" w:hAnsi="Times New Roman" w:cs="Times New Roman"/>
          <w:color w:val="000000" w:themeColor="text1"/>
        </w:rPr>
        <w:t xml:space="preserve">При выраженном истощении (w=1000) погрешность снижается до ±0.34 дня, а при </w:t>
      </w:r>
      <w:r w:rsidRPr="00926247">
        <w:rPr>
          <w:rFonts w:ascii="Times New Roman" w:hAnsi="Times New Roman" w:cs="Times New Roman"/>
          <w:color w:val="000000" w:themeColor="text1"/>
        </w:rPr>
        <w:lastRenderedPageBreak/>
        <w:t>экстремальных значениях (w&gt;5000) терапевтическое окно исчезает, что свидетельствует о существовании критического порога повреждения иммунной системы, после которого достижение посттерапевтического контроля становится невозможным</w:t>
      </w:r>
      <w:r>
        <w:rPr>
          <w:rFonts w:ascii="Times New Roman" w:hAnsi="Times New Roman" w:cs="Times New Roman"/>
          <w:color w:val="000000" w:themeColor="text1"/>
        </w:rPr>
        <w:t>.</w:t>
      </w:r>
    </w:p>
    <w:p w14:paraId="5C3A75EF" w14:textId="77777777" w:rsidR="00F31D66" w:rsidRDefault="00F31D66" w:rsidP="00E25247">
      <w:pPr>
        <w:rPr>
          <w:rFonts w:ascii="Times New Roman" w:hAnsi="Times New Roman" w:cs="Times New Roman"/>
          <w:color w:val="000000" w:themeColor="text1"/>
        </w:rPr>
      </w:pPr>
    </w:p>
    <w:p w14:paraId="14B56F25" w14:textId="0B8392D1" w:rsidR="00F31D66" w:rsidRDefault="00F31D66" w:rsidP="00160C0B">
      <w:pPr>
        <w:pStyle w:val="Heading1"/>
        <w:rPr>
          <w:ins w:id="52" w:author="Microsoft Office User" w:date="2026-04-27T18:34:00Z" w16du:dateUtc="2026-04-27T15:34:00Z"/>
          <w:color w:val="0D0D0D" w:themeColor="text1" w:themeTint="F2"/>
        </w:rPr>
      </w:pPr>
      <w:commentRangeStart w:id="53"/>
      <w:del w:id="54" w:author="Microsoft Office User" w:date="2026-04-27T18:45:00Z" w16du:dateUtc="2026-04-27T15:45:00Z">
        <w:r w:rsidRPr="00160C0B" w:rsidDel="006C29BC">
          <w:rPr>
            <w:color w:val="0D0D0D" w:themeColor="text1" w:themeTint="F2"/>
          </w:rPr>
          <w:delText>7</w:delText>
        </w:r>
      </w:del>
      <w:ins w:id="55" w:author="Microsoft Office User" w:date="2026-04-27T18:45:00Z" w16du:dateUtc="2026-04-27T15:45:00Z">
        <w:r w:rsidR="006C29BC">
          <w:rPr>
            <w:color w:val="0D0D0D" w:themeColor="text1" w:themeTint="F2"/>
          </w:rPr>
          <w:t>6</w:t>
        </w:r>
      </w:ins>
      <w:r w:rsidRPr="00160C0B">
        <w:rPr>
          <w:color w:val="0D0D0D" w:themeColor="text1" w:themeTint="F2"/>
        </w:rPr>
        <w:t xml:space="preserve">. Влияние </w:t>
      </w:r>
      <w:r w:rsidR="008F4B31">
        <w:rPr>
          <w:color w:val="0D0D0D" w:themeColor="text1" w:themeTint="F2"/>
        </w:rPr>
        <w:t>параметров модели</w:t>
      </w:r>
      <w:commentRangeEnd w:id="53"/>
      <w:r w:rsidR="006C29BC">
        <w:rPr>
          <w:rStyle w:val="CommentReference"/>
          <w:color w:val="0D0D0D" w:themeColor="text1" w:themeTint="F2"/>
          <w:sz w:val="40"/>
          <w:szCs w:val="40"/>
        </w:rPr>
        <w:commentReference w:id="53"/>
      </w:r>
    </w:p>
    <w:p w14:paraId="6D6FFBC8" w14:textId="77777777" w:rsidR="00EB3FEB" w:rsidRDefault="00EB3FEB" w:rsidP="00EB3FEB">
      <w:pPr>
        <w:rPr>
          <w:ins w:id="56" w:author="Microsoft Office User" w:date="2026-04-27T18:34:00Z" w16du:dateUtc="2026-04-27T15:34:00Z"/>
        </w:rPr>
      </w:pPr>
    </w:p>
    <w:p w14:paraId="6453282A" w14:textId="77777777" w:rsidR="00EB3FEB" w:rsidRPr="008F4B31" w:rsidRDefault="00EB3FEB" w:rsidP="00EB3FEB">
      <w:pPr>
        <w:jc w:val="both"/>
        <w:rPr>
          <w:ins w:id="57" w:author="Microsoft Office User" w:date="2026-04-27T18:34:00Z" w16du:dateUtc="2026-04-27T15:34:00Z"/>
          <w:rFonts w:ascii="Times New Roman" w:hAnsi="Times New Roman" w:cs="Times New Roman"/>
          <w:color w:val="000000" w:themeColor="text1"/>
        </w:rPr>
      </w:pPr>
      <w:ins w:id="58" w:author="Microsoft Office User" w:date="2026-04-27T18:34:00Z" w16du:dateUtc="2026-04-27T15:34:00Z">
        <w:r>
          <w:rPr>
            <w:rFonts w:ascii="Times New Roman" w:hAnsi="Times New Roman" w:cs="Times New Roman"/>
            <w:color w:val="000000" w:themeColor="text1"/>
          </w:rPr>
          <w:tab/>
        </w:r>
        <w:commentRangeStart w:id="59"/>
        <w:r w:rsidRPr="008F4B31">
          <w:rPr>
            <w:rFonts w:ascii="Times New Roman" w:hAnsi="Times New Roman" w:cs="Times New Roman"/>
            <w:color w:val="000000" w:themeColor="text1"/>
          </w:rPr>
          <w:t xml:space="preserve">Был </w:t>
        </w:r>
      </w:ins>
      <w:commentRangeEnd w:id="59"/>
      <w:r w:rsidRPr="008F4B31">
        <w:rPr>
          <w:rStyle w:val="CommentReference"/>
          <w:rFonts w:ascii="Times New Roman" w:hAnsi="Times New Roman" w:cs="Times New Roman"/>
          <w:color w:val="000000" w:themeColor="text1"/>
          <w:sz w:val="24"/>
          <w:szCs w:val="24"/>
        </w:rPr>
        <w:commentReference w:id="59"/>
      </w:r>
      <w:ins w:id="60" w:author="Microsoft Office User" w:date="2026-04-27T18:34:00Z" w16du:dateUtc="2026-04-27T15:34:00Z">
        <w:r w:rsidRPr="008F4B31">
          <w:rPr>
            <w:rFonts w:ascii="Times New Roman" w:hAnsi="Times New Roman" w:cs="Times New Roman"/>
            <w:color w:val="000000" w:themeColor="text1"/>
          </w:rPr>
          <w:t xml:space="preserve">проведён анализ чувствительности </w:t>
        </w:r>
        <w:r>
          <w:rPr>
            <w:rFonts w:ascii="Times New Roman" w:hAnsi="Times New Roman" w:cs="Times New Roman"/>
            <w:color w:val="000000" w:themeColor="text1"/>
          </w:rPr>
          <w:t>окна терапии</w:t>
        </w:r>
        <w:r w:rsidRPr="008F4B31">
          <w:rPr>
            <w:rFonts w:ascii="Times New Roman" w:hAnsi="Times New Roman" w:cs="Times New Roman"/>
            <w:color w:val="000000" w:themeColor="text1"/>
          </w:rPr>
          <w:t xml:space="preserve"> к параметрам иммунного ответа. Варьировались пороги активации (E0, H0), параметры смерти клеток (dI, dT, dH, dE), начальные условия (Hin, Ein) и максимальная скорость пролиферации (c). Показано, что модель наиболее чувствительна к скорости смерти хелперов (dH): при dH=0.10 посттерапевтический контроль полностью отсутствует, тогда как при dH=0.30 контроль возможен. Параметры dT и c демонстрируют </w:t>
        </w:r>
        <w:r>
          <w:rPr>
            <w:rFonts w:ascii="Times New Roman" w:hAnsi="Times New Roman" w:cs="Times New Roman"/>
            <w:color w:val="000000" w:themeColor="text1"/>
          </w:rPr>
          <w:t>устойчивость окна терапии</w:t>
        </w:r>
        <w:r w:rsidRPr="008F4B31">
          <w:rPr>
            <w:rFonts w:ascii="Times New Roman" w:hAnsi="Times New Roman" w:cs="Times New Roman"/>
            <w:color w:val="000000" w:themeColor="text1"/>
          </w:rPr>
          <w:t xml:space="preserve"> </w:t>
        </w:r>
        <w:r w:rsidRPr="008F4B31">
          <w:rPr>
            <w:rFonts w:ascii="Times New Roman" w:hAnsi="Times New Roman" w:cs="Times New Roman"/>
            <w:color w:val="000000" w:themeColor="text1"/>
          </w:rPr>
          <w:t>в пределах литературных диапазонов. Для надёжного контроля требуется начальное количество хелперов Hin ≥ 10⁻⁵.</w:t>
        </w:r>
      </w:ins>
    </w:p>
    <w:p w14:paraId="388A3808" w14:textId="77777777" w:rsidR="00EB3FEB" w:rsidRPr="00EB3FEB" w:rsidRDefault="00EB3FEB" w:rsidP="00EB3FEB">
      <w:pPr>
        <w:rPr>
          <w:rPrChange w:id="61" w:author="Microsoft Office User" w:date="2026-04-27T18:34:00Z" w16du:dateUtc="2026-04-27T15:34:00Z">
            <w:rPr>
              <w:color w:val="0D0D0D" w:themeColor="text1" w:themeTint="F2"/>
            </w:rPr>
          </w:rPrChange>
        </w:rPr>
        <w:pPrChange w:id="62" w:author="Microsoft Office User" w:date="2026-04-27T18:34:00Z" w16du:dateUtc="2026-04-27T15:34:00Z">
          <w:pPr>
            <w:pStyle w:val="Heading1"/>
          </w:pPr>
        </w:pPrChange>
      </w:pPr>
    </w:p>
    <w:p w14:paraId="17E8923B" w14:textId="065C055F" w:rsidR="008F4B31" w:rsidRDefault="008F4B31" w:rsidP="008F4B31">
      <w:pPr>
        <w:pStyle w:val="Heading2"/>
        <w:rPr>
          <w:ins w:id="63" w:author="Microsoft Office User" w:date="2026-04-27T18:39:00Z" w16du:dateUtc="2026-04-27T15:39:00Z"/>
        </w:rPr>
      </w:pPr>
      <w:r>
        <w:t>Влияние порогов активации</w:t>
      </w:r>
    </w:p>
    <w:p w14:paraId="3BDF7113" w14:textId="77777777" w:rsidR="006C29BC" w:rsidRPr="006C29BC" w:rsidRDefault="006C29BC" w:rsidP="006C29BC">
      <w:pPr>
        <w:jc w:val="both"/>
        <w:rPr>
          <w:moveTo w:id="64" w:author="Microsoft Office User" w:date="2026-04-27T18:39:00Z" w16du:dateUtc="2026-04-27T15:39:00Z"/>
          <w:rFonts w:ascii="Times New Roman" w:hAnsi="Times New Roman" w:cs="Times New Roman"/>
          <w:rPrChange w:id="65" w:author="Microsoft Office User" w:date="2026-04-27T18:39:00Z" w16du:dateUtc="2026-04-27T15:39:00Z">
            <w:rPr>
              <w:moveTo w:id="66" w:author="Microsoft Office User" w:date="2026-04-27T18:39:00Z" w16du:dateUtc="2026-04-27T15:39:00Z"/>
              <w:rFonts w:ascii="Times New Roman" w:hAnsi="Times New Roman" w:cs="Times New Roman"/>
              <w:lang w:val="en-US"/>
            </w:rPr>
          </w:rPrChange>
        </w:rPr>
      </w:pPr>
      <w:moveToRangeStart w:id="67" w:author="Microsoft Office User" w:date="2026-04-27T18:39:00Z" w:name="move228207575"/>
      <w:moveTo w:id="68" w:author="Microsoft Office User" w:date="2026-04-27T18:39:00Z" w16du:dateUtc="2026-04-27T15:39:00Z">
        <w:r w:rsidRPr="00D01026">
          <w:rPr>
            <w:rFonts w:ascii="Times New Roman" w:hAnsi="Times New Roman" w:cs="Times New Roman"/>
          </w:rPr>
          <w:t>Влияние E0 и H0</w:t>
        </w:r>
        <w:r w:rsidRPr="008F4B31">
          <w:rPr>
            <w:rFonts w:ascii="Times New Roman" w:hAnsi="Times New Roman" w:cs="Times New Roman"/>
          </w:rPr>
          <w:t>: варьировали пороги активации эффекторных клеток (E0) и хелперов (H0) в трёх значениях: 5×10⁻³, 1×10⁻², 2×10⁻².</w:t>
        </w:r>
      </w:moveTo>
    </w:p>
    <w:moveToRangeEnd w:id="67"/>
    <w:p w14:paraId="2145EDB8" w14:textId="77777777" w:rsidR="006C29BC" w:rsidRPr="006C29BC" w:rsidRDefault="006C29BC" w:rsidP="006C29BC">
      <w:pPr>
        <w:pPrChange w:id="69" w:author="Microsoft Office User" w:date="2026-04-27T18:39:00Z" w16du:dateUtc="2026-04-27T15:39:00Z">
          <w:pPr>
            <w:pStyle w:val="Heading2"/>
          </w:pPr>
        </w:pPrChange>
      </w:pPr>
    </w:p>
    <w:p w14:paraId="154B5FA0" w14:textId="07A03B9E" w:rsidR="005C3BDB" w:rsidRPr="005C3BDB" w:rsidRDefault="005C3BDB" w:rsidP="005C3BDB">
      <w:r w:rsidRPr="00D01026">
        <w:rPr>
          <w:noProof/>
          <w:lang w:val="en-US"/>
        </w:rPr>
        <w:drawing>
          <wp:inline distT="0" distB="0" distL="0" distR="0" wp14:anchorId="291BE29C" wp14:editId="2DD135B8">
            <wp:extent cx="5848350" cy="3160797"/>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8388" cy="3177031"/>
                    </a:xfrm>
                    <a:prstGeom prst="rect">
                      <a:avLst/>
                    </a:prstGeom>
                  </pic:spPr>
                </pic:pic>
              </a:graphicData>
            </a:graphic>
          </wp:inline>
        </w:drawing>
      </w:r>
    </w:p>
    <w:p w14:paraId="2F2E004E" w14:textId="77777777" w:rsidR="006C29BC" w:rsidRPr="008F4B31" w:rsidRDefault="006C29BC" w:rsidP="006C29BC">
      <w:pPr>
        <w:jc w:val="both"/>
        <w:rPr>
          <w:ins w:id="70" w:author="Microsoft Office User" w:date="2026-04-27T18:39:00Z" w16du:dateUtc="2026-04-27T15:39:00Z"/>
          <w:rFonts w:ascii="Times New Roman" w:hAnsi="Times New Roman" w:cs="Times New Roman"/>
        </w:rPr>
      </w:pPr>
      <w:ins w:id="71" w:author="Microsoft Office User" w:date="2026-04-27T18:39:00Z" w16du:dateUtc="2026-04-27T15:39:00Z">
        <w:r>
          <w:rPr>
            <w:rFonts w:ascii="Times New Roman" w:hAnsi="Times New Roman" w:cs="Times New Roman"/>
          </w:rPr>
          <w:t>Рис. номер. Заголовок. Абсцисса: Ордината: А). Б) В) Параметры: ... Фискированные параметры: Таблица ** (или как на рисунке **).</w:t>
        </w:r>
      </w:ins>
    </w:p>
    <w:p w14:paraId="4C6A7C82" w14:textId="7ADA990A" w:rsidR="00EB3FEB" w:rsidRPr="006C29BC" w:rsidRDefault="00D01026" w:rsidP="008F4B31">
      <w:pPr>
        <w:jc w:val="both"/>
        <w:rPr>
          <w:rFonts w:ascii="Times New Roman" w:hAnsi="Times New Roman" w:cs="Times New Roman"/>
        </w:rPr>
      </w:pPr>
      <w:moveFromRangeStart w:id="72" w:author="Microsoft Office User" w:date="2026-04-27T18:39:00Z" w:name="move228207575"/>
      <w:moveFrom w:id="73" w:author="Microsoft Office User" w:date="2026-04-27T18:39:00Z" w16du:dateUtc="2026-04-27T15:39:00Z">
        <w:del w:id="74" w:author="Microsoft Office User" w:date="2026-04-27T18:39:00Z" w16du:dateUtc="2026-04-27T15:39:00Z">
          <w:r w:rsidRPr="00D01026" w:rsidDel="006C29BC">
            <w:rPr>
              <w:rFonts w:ascii="Times New Roman" w:hAnsi="Times New Roman" w:cs="Times New Roman"/>
            </w:rPr>
            <w:delText>Влияние E0 и H0</w:delText>
          </w:r>
          <w:r w:rsidRPr="008F4B31" w:rsidDel="006C29BC">
            <w:rPr>
              <w:rFonts w:ascii="Times New Roman" w:hAnsi="Times New Roman" w:cs="Times New Roman"/>
            </w:rPr>
            <w:delText>: варьировали пороги активации эффекторных клеток (E0) и хелперов (H0) в трёх значениях: 5×10⁻³, 1×10⁻², 2×10⁻².</w:delText>
          </w:r>
        </w:del>
      </w:moveFrom>
      <w:moveFromRangeEnd w:id="72"/>
    </w:p>
    <w:p w14:paraId="6785E8BC" w14:textId="03D5F522" w:rsidR="005C3BDB" w:rsidRPr="00D01026" w:rsidRDefault="005C3BDB" w:rsidP="00D01026"/>
    <w:p w14:paraId="2E6D2AF5" w14:textId="5917843B" w:rsidR="008F4B31" w:rsidRDefault="008F4B31" w:rsidP="008F4B31">
      <w:pPr>
        <w:pStyle w:val="Heading2"/>
        <w:rPr>
          <w:ins w:id="75" w:author="Microsoft Office User" w:date="2026-04-27T18:37:00Z" w16du:dateUtc="2026-04-27T15:37:00Z"/>
        </w:rPr>
      </w:pPr>
      <w:r>
        <w:t>Влияние начальных условий</w:t>
      </w:r>
    </w:p>
    <w:p w14:paraId="730FA5E9" w14:textId="77777777" w:rsidR="006C29BC" w:rsidRPr="008F4B31" w:rsidRDefault="006C29BC" w:rsidP="006C29BC">
      <w:pPr>
        <w:rPr>
          <w:ins w:id="76" w:author="Microsoft Office User" w:date="2026-04-27T18:37:00Z" w16du:dateUtc="2026-04-27T15:37:00Z"/>
          <w:rFonts w:ascii="Times New Roman" w:hAnsi="Times New Roman" w:cs="Times New Roman"/>
        </w:rPr>
      </w:pPr>
      <w:ins w:id="77" w:author="Microsoft Office User" w:date="2026-04-27T18:37:00Z" w16du:dateUtc="2026-04-27T15:37:00Z">
        <w:r w:rsidRPr="00D01026">
          <w:rPr>
            <w:rFonts w:ascii="Times New Roman" w:hAnsi="Times New Roman" w:cs="Times New Roman"/>
          </w:rPr>
          <w:t>Влияние начальных условий Hin, Ein</w:t>
        </w:r>
        <w:r>
          <w:rPr>
            <w:rFonts w:ascii="Times New Roman" w:hAnsi="Times New Roman" w:cs="Times New Roman"/>
          </w:rPr>
          <w:t xml:space="preserve">: </w:t>
        </w:r>
        <w:r w:rsidRPr="008F4B31">
          <w:rPr>
            <w:rFonts w:ascii="Times New Roman" w:hAnsi="Times New Roman" w:cs="Times New Roman"/>
          </w:rPr>
          <w:t>изменяли начальное количество хелперов (Hin) и киллеров (Ein) в диапазоне 10⁻⁶–10⁻⁴</w:t>
        </w:r>
        <w:r>
          <w:rPr>
            <w:rFonts w:ascii="Times New Roman" w:hAnsi="Times New Roman" w:cs="Times New Roman"/>
          </w:rPr>
          <w:t xml:space="preserve"> </w:t>
        </w:r>
        <w:r w:rsidRPr="00D10293">
          <w:rPr>
            <w:rFonts w:ascii="Times New Roman" w:hAnsi="Times New Roman" w:cs="Times New Roman"/>
            <w:highlight w:val="yellow"/>
          </w:rPr>
          <w:t>(</w:t>
        </w:r>
        <w:r>
          <w:rPr>
            <w:rFonts w:ascii="Times New Roman" w:hAnsi="Times New Roman" w:cs="Times New Roman"/>
            <w:highlight w:val="yellow"/>
            <w:lang w:val="en-US"/>
          </w:rPr>
          <w:t>Janeway</w:t>
        </w:r>
        <w:r w:rsidRPr="00D10293">
          <w:rPr>
            <w:rFonts w:ascii="Times New Roman" w:hAnsi="Times New Roman" w:cs="Times New Roman"/>
            <w:highlight w:val="yellow"/>
          </w:rPr>
          <w:t>'</w:t>
        </w:r>
        <w:r>
          <w:rPr>
            <w:rFonts w:ascii="Times New Roman" w:hAnsi="Times New Roman" w:cs="Times New Roman"/>
            <w:highlight w:val="yellow"/>
            <w:lang w:val="en-US"/>
          </w:rPr>
          <w:t>s</w:t>
        </w:r>
        <w:r w:rsidRPr="00D10293">
          <w:rPr>
            <w:rFonts w:ascii="Times New Roman" w:hAnsi="Times New Roman" w:cs="Times New Roman"/>
            <w:highlight w:val="yellow"/>
          </w:rPr>
          <w:t xml:space="preserve"> </w:t>
        </w:r>
        <w:r>
          <w:rPr>
            <w:rFonts w:ascii="Times New Roman" w:hAnsi="Times New Roman" w:cs="Times New Roman"/>
            <w:highlight w:val="yellow"/>
            <w:lang w:val="en-US"/>
          </w:rPr>
          <w:t>Immunobiology</w:t>
        </w:r>
        <w:r w:rsidRPr="00D10293">
          <w:rPr>
            <w:rFonts w:ascii="Times New Roman" w:hAnsi="Times New Roman" w:cs="Times New Roman"/>
            <w:highlight w:val="yellow"/>
          </w:rPr>
          <w:t xml:space="preserve">, </w:t>
        </w:r>
        <w:r>
          <w:rPr>
            <w:rFonts w:ascii="Times New Roman" w:hAnsi="Times New Roman" w:cs="Times New Roman"/>
            <w:highlight w:val="yellow"/>
            <w:lang w:val="en-US"/>
          </w:rPr>
          <w:t>Murphy</w:t>
        </w:r>
        <w:r w:rsidRPr="00D10293">
          <w:rPr>
            <w:rFonts w:ascii="Times New Roman" w:hAnsi="Times New Roman" w:cs="Times New Roman"/>
            <w:highlight w:val="yellow"/>
          </w:rPr>
          <w:t>)</w:t>
        </w:r>
      </w:ins>
    </w:p>
    <w:p w14:paraId="579733AB" w14:textId="77777777" w:rsidR="006C29BC" w:rsidRPr="006C29BC" w:rsidRDefault="006C29BC" w:rsidP="006C29BC">
      <w:pPr>
        <w:pPrChange w:id="78" w:author="Microsoft Office User" w:date="2026-04-27T18:37:00Z" w16du:dateUtc="2026-04-27T15:37:00Z">
          <w:pPr>
            <w:pStyle w:val="Heading2"/>
          </w:pPr>
        </w:pPrChange>
      </w:pPr>
    </w:p>
    <w:p w14:paraId="52C070A0" w14:textId="66A7E648" w:rsidR="005C3BDB" w:rsidRPr="005C3BDB" w:rsidRDefault="005C3BDB" w:rsidP="00D01026">
      <w:r w:rsidRPr="00D01026">
        <w:rPr>
          <w:noProof/>
        </w:rPr>
        <w:drawing>
          <wp:inline distT="0" distB="0" distL="0" distR="0" wp14:anchorId="523A38BD" wp14:editId="4F4E5C62">
            <wp:extent cx="5940425" cy="3230880"/>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230880"/>
                    </a:xfrm>
                    <a:prstGeom prst="rect">
                      <a:avLst/>
                    </a:prstGeom>
                  </pic:spPr>
                </pic:pic>
              </a:graphicData>
            </a:graphic>
          </wp:inline>
        </w:drawing>
      </w:r>
    </w:p>
    <w:p w14:paraId="6AC75DD7" w14:textId="0C06C589" w:rsidR="00D01026" w:rsidRPr="008F4B31" w:rsidRDefault="006C29BC" w:rsidP="008F4B31">
      <w:pPr>
        <w:jc w:val="both"/>
        <w:rPr>
          <w:rFonts w:ascii="Times New Roman" w:hAnsi="Times New Roman" w:cs="Times New Roman"/>
        </w:rPr>
      </w:pPr>
      <w:ins w:id="79" w:author="Microsoft Office User" w:date="2026-04-27T18:37:00Z" w16du:dateUtc="2026-04-27T15:37:00Z">
        <w:r>
          <w:rPr>
            <w:rFonts w:ascii="Times New Roman" w:hAnsi="Times New Roman" w:cs="Times New Roman"/>
          </w:rPr>
          <w:t xml:space="preserve">Рис. номер. Заголовок. </w:t>
        </w:r>
      </w:ins>
      <w:ins w:id="80" w:author="Microsoft Office User" w:date="2026-04-27T18:38:00Z" w16du:dateUtc="2026-04-27T15:38:00Z">
        <w:r>
          <w:rPr>
            <w:rFonts w:ascii="Times New Roman" w:hAnsi="Times New Roman" w:cs="Times New Roman"/>
          </w:rPr>
          <w:t xml:space="preserve">Абсцисса: Ордината: А). Б) В) </w:t>
        </w:r>
      </w:ins>
      <w:ins w:id="81" w:author="Microsoft Office User" w:date="2026-04-27T18:37:00Z" w16du:dateUtc="2026-04-27T15:37:00Z">
        <w:r>
          <w:rPr>
            <w:rFonts w:ascii="Times New Roman" w:hAnsi="Times New Roman" w:cs="Times New Roman"/>
          </w:rPr>
          <w:t>Пар</w:t>
        </w:r>
      </w:ins>
      <w:ins w:id="82" w:author="Microsoft Office User" w:date="2026-04-27T18:38:00Z" w16du:dateUtc="2026-04-27T15:38:00Z">
        <w:r>
          <w:rPr>
            <w:rFonts w:ascii="Times New Roman" w:hAnsi="Times New Roman" w:cs="Times New Roman"/>
          </w:rPr>
          <w:t>аметры: ... Фискированные парам</w:t>
        </w:r>
      </w:ins>
      <w:ins w:id="83" w:author="Microsoft Office User" w:date="2026-04-27T18:39:00Z" w16du:dateUtc="2026-04-27T15:39:00Z">
        <w:r>
          <w:rPr>
            <w:rFonts w:ascii="Times New Roman" w:hAnsi="Times New Roman" w:cs="Times New Roman"/>
          </w:rPr>
          <w:t>ет</w:t>
        </w:r>
      </w:ins>
      <w:ins w:id="84" w:author="Microsoft Office User" w:date="2026-04-27T18:38:00Z" w16du:dateUtc="2026-04-27T15:38:00Z">
        <w:r>
          <w:rPr>
            <w:rFonts w:ascii="Times New Roman" w:hAnsi="Times New Roman" w:cs="Times New Roman"/>
          </w:rPr>
          <w:t>ры: Таблиц</w:t>
        </w:r>
      </w:ins>
      <w:ins w:id="85" w:author="Microsoft Office User" w:date="2026-04-27T18:39:00Z" w16du:dateUtc="2026-04-27T15:39:00Z">
        <w:r>
          <w:rPr>
            <w:rFonts w:ascii="Times New Roman" w:hAnsi="Times New Roman" w:cs="Times New Roman"/>
          </w:rPr>
          <w:t>а **</w:t>
        </w:r>
      </w:ins>
      <w:ins w:id="86" w:author="Microsoft Office User" w:date="2026-04-27T18:38:00Z" w16du:dateUtc="2026-04-27T15:38:00Z">
        <w:r>
          <w:rPr>
            <w:rFonts w:ascii="Times New Roman" w:hAnsi="Times New Roman" w:cs="Times New Roman"/>
          </w:rPr>
          <w:t xml:space="preserve"> </w:t>
        </w:r>
      </w:ins>
      <w:ins w:id="87" w:author="Microsoft Office User" w:date="2026-04-27T18:39:00Z" w16du:dateUtc="2026-04-27T15:39:00Z">
        <w:r>
          <w:rPr>
            <w:rFonts w:ascii="Times New Roman" w:hAnsi="Times New Roman" w:cs="Times New Roman"/>
          </w:rPr>
          <w:t>(</w:t>
        </w:r>
      </w:ins>
      <w:ins w:id="88" w:author="Microsoft Office User" w:date="2026-04-27T18:38:00Z" w16du:dateUtc="2026-04-27T15:38:00Z">
        <w:r>
          <w:rPr>
            <w:rFonts w:ascii="Times New Roman" w:hAnsi="Times New Roman" w:cs="Times New Roman"/>
          </w:rPr>
          <w:t>или как на рисунке **</w:t>
        </w:r>
      </w:ins>
      <w:ins w:id="89" w:author="Microsoft Office User" w:date="2026-04-27T18:39:00Z" w16du:dateUtc="2026-04-27T15:39:00Z">
        <w:r>
          <w:rPr>
            <w:rFonts w:ascii="Times New Roman" w:hAnsi="Times New Roman" w:cs="Times New Roman"/>
          </w:rPr>
          <w:t>)</w:t>
        </w:r>
      </w:ins>
      <w:ins w:id="90" w:author="Microsoft Office User" w:date="2026-04-27T18:38:00Z" w16du:dateUtc="2026-04-27T15:38:00Z">
        <w:r>
          <w:rPr>
            <w:rFonts w:ascii="Times New Roman" w:hAnsi="Times New Roman" w:cs="Times New Roman"/>
          </w:rPr>
          <w:t>.</w:t>
        </w:r>
      </w:ins>
      <w:del w:id="91" w:author="Microsoft Office User" w:date="2026-04-27T18:37:00Z" w16du:dateUtc="2026-04-27T15:37:00Z">
        <w:r w:rsidR="00D01026" w:rsidRPr="00D01026" w:rsidDel="006C29BC">
          <w:rPr>
            <w:rFonts w:ascii="Times New Roman" w:hAnsi="Times New Roman" w:cs="Times New Roman"/>
          </w:rPr>
          <w:delText>Влияние начальных условий Hin, Ein</w:delText>
        </w:r>
      </w:del>
    </w:p>
    <w:p w14:paraId="7197ED75" w14:textId="27659D9C" w:rsidR="00D01026" w:rsidRDefault="000E7A1C" w:rsidP="008F4B31">
      <w:pPr>
        <w:pStyle w:val="Heading2"/>
        <w:rPr>
          <w:ins w:id="92" w:author="Microsoft Office User" w:date="2026-04-27T18:37:00Z" w16du:dateUtc="2026-04-27T15:37:00Z"/>
        </w:rPr>
      </w:pPr>
      <w:r>
        <w:t>Влия</w:t>
      </w:r>
      <w:r w:rsidRPr="000E7A1C">
        <w:t>ние максимальной скорости пролиферации</w:t>
      </w:r>
    </w:p>
    <w:p w14:paraId="0B172C44" w14:textId="1B63DDE1" w:rsidR="006C29BC" w:rsidRPr="006C29BC" w:rsidRDefault="006C29BC" w:rsidP="006C29BC">
      <w:pPr>
        <w:rPr>
          <w:rFonts w:ascii="Times New Roman" w:hAnsi="Times New Roman" w:cs="Times New Roman"/>
          <w:rPrChange w:id="93" w:author="Microsoft Office User" w:date="2026-04-27T18:37:00Z" w16du:dateUtc="2026-04-27T15:37:00Z">
            <w:rPr/>
          </w:rPrChange>
        </w:rPr>
        <w:pPrChange w:id="94" w:author="Microsoft Office User" w:date="2026-04-27T18:37:00Z" w16du:dateUtc="2026-04-27T15:37:00Z">
          <w:pPr>
            <w:pStyle w:val="Heading2"/>
          </w:pPr>
        </w:pPrChange>
      </w:pPr>
      <w:ins w:id="95" w:author="Microsoft Office User" w:date="2026-04-27T18:37:00Z" w16du:dateUtc="2026-04-27T15:37:00Z">
        <w:r>
          <w:rPr>
            <w:rFonts w:ascii="Times New Roman" w:hAnsi="Times New Roman" w:cs="Times New Roman"/>
          </w:rPr>
          <w:t>П</w:t>
        </w:r>
        <w:r w:rsidRPr="000E7A1C">
          <w:rPr>
            <w:rFonts w:ascii="Times New Roman" w:hAnsi="Times New Roman" w:cs="Times New Roman"/>
          </w:rPr>
          <w:t xml:space="preserve">араметр c </w:t>
        </w:r>
        <w:r>
          <w:rPr>
            <w:rFonts w:ascii="Times New Roman" w:hAnsi="Times New Roman" w:cs="Times New Roman"/>
          </w:rPr>
          <w:t xml:space="preserve">менялся </w:t>
        </w:r>
        <w:r w:rsidRPr="000E7A1C">
          <w:rPr>
            <w:rFonts w:ascii="Times New Roman" w:hAnsi="Times New Roman" w:cs="Times New Roman"/>
          </w:rPr>
          <w:t xml:space="preserve">в пределах </w:t>
        </w:r>
        <w:r>
          <w:rPr>
            <w:rFonts w:ascii="Times New Roman" w:hAnsi="Times New Roman" w:cs="Times New Roman"/>
          </w:rPr>
          <w:t>2</w:t>
        </w:r>
        <w:r w:rsidRPr="000E7A1C">
          <w:rPr>
            <w:rFonts w:ascii="Times New Roman" w:hAnsi="Times New Roman" w:cs="Times New Roman"/>
          </w:rPr>
          <w:t>-3 day⁻¹</w:t>
        </w:r>
        <w:r>
          <w:rPr>
            <w:rFonts w:ascii="Times New Roman" w:hAnsi="Times New Roman" w:cs="Times New Roman"/>
          </w:rPr>
          <w:t xml:space="preserve"> характерного для лимфоцитов </w:t>
        </w:r>
        <w:r w:rsidRPr="00D10293">
          <w:rPr>
            <w:rFonts w:ascii="Times New Roman" w:hAnsi="Times New Roman" w:cs="Times New Roman"/>
            <w:highlight w:val="yellow"/>
          </w:rPr>
          <w:t>(ссылк</w:t>
        </w:r>
        <w:r>
          <w:rPr>
            <w:rFonts w:ascii="Times New Roman" w:hAnsi="Times New Roman" w:cs="Times New Roman"/>
            <w:highlight w:val="yellow"/>
          </w:rPr>
          <w:t>и</w:t>
        </w:r>
        <w:r w:rsidRPr="00D10293">
          <w:rPr>
            <w:rFonts w:ascii="Times New Roman" w:hAnsi="Times New Roman" w:cs="Times New Roman"/>
            <w:highlight w:val="yellow"/>
          </w:rPr>
          <w:t>).</w:t>
        </w:r>
      </w:ins>
    </w:p>
    <w:p w14:paraId="0447BE40" w14:textId="63A1564E" w:rsidR="00D01026" w:rsidRDefault="000E7A1C" w:rsidP="00160C0B">
      <w:r w:rsidRPr="000E7A1C">
        <w:rPr>
          <w:noProof/>
          <w:lang w:val="en-US"/>
        </w:rPr>
        <w:lastRenderedPageBreak/>
        <w:drawing>
          <wp:inline distT="0" distB="0" distL="0" distR="0" wp14:anchorId="3F78E34D" wp14:editId="3E0A6204">
            <wp:extent cx="5940425" cy="326199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261995"/>
                    </a:xfrm>
                    <a:prstGeom prst="rect">
                      <a:avLst/>
                    </a:prstGeom>
                  </pic:spPr>
                </pic:pic>
              </a:graphicData>
            </a:graphic>
          </wp:inline>
        </w:drawing>
      </w:r>
    </w:p>
    <w:p w14:paraId="3E4D0C51" w14:textId="77777777" w:rsidR="006C29BC" w:rsidRPr="008F4B31" w:rsidRDefault="006C29BC" w:rsidP="006C29BC">
      <w:pPr>
        <w:jc w:val="both"/>
        <w:rPr>
          <w:ins w:id="96" w:author="Microsoft Office User" w:date="2026-04-27T18:39:00Z" w16du:dateUtc="2026-04-27T15:39:00Z"/>
          <w:rFonts w:ascii="Times New Roman" w:hAnsi="Times New Roman" w:cs="Times New Roman"/>
        </w:rPr>
      </w:pPr>
      <w:ins w:id="97" w:author="Microsoft Office User" w:date="2026-04-27T18:39:00Z" w16du:dateUtc="2026-04-27T15:39:00Z">
        <w:r>
          <w:rPr>
            <w:rFonts w:ascii="Times New Roman" w:hAnsi="Times New Roman" w:cs="Times New Roman"/>
          </w:rPr>
          <w:t>Рис. номер. Заголовок. Абсцисса: Ордината: А). Б) В) Параметры: ... Фискированные параметры: Таблица ** (или как на рисунке **).</w:t>
        </w:r>
      </w:ins>
    </w:p>
    <w:p w14:paraId="621EEBB6" w14:textId="77777777" w:rsidR="006C29BC" w:rsidRDefault="006C29BC" w:rsidP="000E7A1C">
      <w:pPr>
        <w:rPr>
          <w:ins w:id="98" w:author="Microsoft Office User" w:date="2026-04-27T18:37:00Z" w16du:dateUtc="2026-04-27T15:37:00Z"/>
          <w:rFonts w:ascii="Times New Roman" w:hAnsi="Times New Roman" w:cs="Times New Roman"/>
        </w:rPr>
      </w:pPr>
    </w:p>
    <w:p w14:paraId="16D2A560" w14:textId="19B682A4" w:rsidR="000E7A1C" w:rsidRPr="000E7A1C" w:rsidDel="006C29BC" w:rsidRDefault="000E7A1C" w:rsidP="000E7A1C">
      <w:pPr>
        <w:rPr>
          <w:del w:id="99" w:author="Microsoft Office User" w:date="2026-04-27T18:37:00Z" w16du:dateUtc="2026-04-27T15:37:00Z"/>
          <w:rFonts w:ascii="Times New Roman" w:hAnsi="Times New Roman" w:cs="Times New Roman"/>
        </w:rPr>
      </w:pPr>
      <w:del w:id="100" w:author="Microsoft Office User" w:date="2026-04-27T18:37:00Z" w16du:dateUtc="2026-04-27T15:37:00Z">
        <w:r w:rsidRPr="000E7A1C" w:rsidDel="006C29BC">
          <w:rPr>
            <w:rFonts w:ascii="Times New Roman" w:hAnsi="Times New Roman" w:cs="Times New Roman"/>
          </w:rPr>
          <w:delText xml:space="preserve">Варьировали параметр c в пределах </w:delText>
        </w:r>
      </w:del>
      <w:del w:id="101" w:author="Microsoft Office User" w:date="2026-04-27T18:28:00Z" w16du:dateUtc="2026-04-27T15:28:00Z">
        <w:r w:rsidRPr="000E7A1C" w:rsidDel="00EB3FEB">
          <w:rPr>
            <w:rFonts w:ascii="Times New Roman" w:hAnsi="Times New Roman" w:cs="Times New Roman"/>
          </w:rPr>
          <w:delText>литературного диапазона (1.5</w:delText>
        </w:r>
      </w:del>
      <w:del w:id="102" w:author="Microsoft Office User" w:date="2026-04-27T18:37:00Z" w16du:dateUtc="2026-04-27T15:37:00Z">
        <w:r w:rsidRPr="000E7A1C" w:rsidDel="006C29BC">
          <w:rPr>
            <w:rFonts w:ascii="Times New Roman" w:hAnsi="Times New Roman" w:cs="Times New Roman"/>
          </w:rPr>
          <w:delText>-3 day⁻¹</w:delText>
        </w:r>
      </w:del>
      <w:del w:id="103" w:author="Microsoft Office User" w:date="2026-04-27T18:28:00Z" w16du:dateUtc="2026-04-27T15:28:00Z">
        <w:r w:rsidRPr="00EB3FEB" w:rsidDel="00EB3FEB">
          <w:rPr>
            <w:rFonts w:ascii="Times New Roman" w:hAnsi="Times New Roman" w:cs="Times New Roman"/>
            <w:highlight w:val="yellow"/>
            <w:rPrChange w:id="104" w:author="Microsoft Office User" w:date="2026-04-27T18:30:00Z" w16du:dateUtc="2026-04-27T15:30:00Z">
              <w:rPr>
                <w:rFonts w:ascii="Times New Roman" w:hAnsi="Times New Roman" w:cs="Times New Roman"/>
              </w:rPr>
            </w:rPrChange>
          </w:rPr>
          <w:delText>)</w:delText>
        </w:r>
      </w:del>
      <w:del w:id="105" w:author="Microsoft Office User" w:date="2026-04-27T18:37:00Z" w16du:dateUtc="2026-04-27T15:37:00Z">
        <w:r w:rsidRPr="00EB3FEB" w:rsidDel="006C29BC">
          <w:rPr>
            <w:rFonts w:ascii="Times New Roman" w:hAnsi="Times New Roman" w:cs="Times New Roman"/>
            <w:highlight w:val="yellow"/>
            <w:rPrChange w:id="106" w:author="Microsoft Office User" w:date="2026-04-27T18:30:00Z" w16du:dateUtc="2026-04-27T15:30:00Z">
              <w:rPr>
                <w:rFonts w:ascii="Times New Roman" w:hAnsi="Times New Roman" w:cs="Times New Roman"/>
              </w:rPr>
            </w:rPrChange>
          </w:rPr>
          <w:delText>.</w:delText>
        </w:r>
      </w:del>
    </w:p>
    <w:p w14:paraId="221AE6CB" w14:textId="77777777" w:rsidR="008F4B31" w:rsidRDefault="008F4B31" w:rsidP="008F4B31">
      <w:pPr>
        <w:pStyle w:val="Heading2"/>
        <w:rPr>
          <w:ins w:id="107" w:author="Microsoft Office User" w:date="2026-04-27T18:36:00Z" w16du:dateUtc="2026-04-27T15:36:00Z"/>
        </w:rPr>
      </w:pPr>
      <w:r>
        <w:t>Влияние параметров смерти клеток</w:t>
      </w:r>
    </w:p>
    <w:p w14:paraId="27F77CB6" w14:textId="77777777" w:rsidR="006C29BC" w:rsidRDefault="006C29BC" w:rsidP="006C29BC">
      <w:pPr>
        <w:rPr>
          <w:ins w:id="108" w:author="Microsoft Office User" w:date="2026-04-27T18:36:00Z" w16du:dateUtc="2026-04-27T15:36:00Z"/>
        </w:rPr>
      </w:pPr>
    </w:p>
    <w:p w14:paraId="4D6824BC" w14:textId="77777777" w:rsidR="006C29BC" w:rsidRPr="00EB3FEB" w:rsidRDefault="006C29BC" w:rsidP="006C29BC">
      <w:pPr>
        <w:jc w:val="both"/>
        <w:rPr>
          <w:ins w:id="109" w:author="Microsoft Office User" w:date="2026-04-27T18:36:00Z" w16du:dateUtc="2026-04-27T15:36:00Z"/>
          <w:rFonts w:ascii="Times New Roman" w:hAnsi="Times New Roman" w:cs="Times New Roman"/>
        </w:rPr>
      </w:pPr>
      <w:commentRangeStart w:id="110"/>
      <w:ins w:id="111" w:author="Microsoft Office User" w:date="2026-04-27T18:36:00Z" w16du:dateUtc="2026-04-27T15:36:00Z">
        <w:r w:rsidRPr="008F4B31">
          <w:rPr>
            <w:rFonts w:ascii="Times New Roman" w:hAnsi="Times New Roman" w:cs="Times New Roman"/>
          </w:rPr>
          <w:t>Влияние скорости смерти клеток: варьировали скорости смерти клеток, целевых (dT), хелперов (dH) и киллеров (dE) клеток.</w:t>
        </w:r>
        <w:r w:rsidRPr="00D10293">
          <w:rPr>
            <w:rFonts w:ascii="Times New Roman" w:hAnsi="Times New Roman" w:cs="Times New Roman"/>
          </w:rPr>
          <w:t xml:space="preserve"> </w:t>
        </w:r>
        <w:commentRangeEnd w:id="110"/>
        <w:r w:rsidRPr="00EB3FEB">
          <w:rPr>
            <w:rStyle w:val="CommentReference"/>
            <w:rFonts w:ascii="Times New Roman" w:hAnsi="Times New Roman" w:cs="Times New Roman"/>
            <w:sz w:val="24"/>
            <w:szCs w:val="24"/>
          </w:rPr>
          <w:commentReference w:id="110"/>
        </w:r>
      </w:ins>
    </w:p>
    <w:p w14:paraId="069D65D0" w14:textId="77777777" w:rsidR="006C29BC" w:rsidRPr="006C29BC" w:rsidRDefault="006C29BC" w:rsidP="006C29BC">
      <w:pPr>
        <w:pPrChange w:id="112" w:author="Microsoft Office User" w:date="2026-04-27T18:36:00Z" w16du:dateUtc="2026-04-27T15:36:00Z">
          <w:pPr>
            <w:pStyle w:val="Heading2"/>
          </w:pPr>
        </w:pPrChange>
      </w:pPr>
    </w:p>
    <w:p w14:paraId="5C753081" w14:textId="4229C004" w:rsidR="000E7A1C" w:rsidRDefault="008F4B31" w:rsidP="00160C0B">
      <w:r w:rsidRPr="00D01026">
        <w:rPr>
          <w:noProof/>
          <w:lang w:val="en-US"/>
        </w:rPr>
        <w:drawing>
          <wp:inline distT="0" distB="0" distL="0" distR="0" wp14:anchorId="56B828CD" wp14:editId="017B4C3E">
            <wp:extent cx="5940425" cy="331978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319780"/>
                    </a:xfrm>
                    <a:prstGeom prst="rect">
                      <a:avLst/>
                    </a:prstGeom>
                  </pic:spPr>
                </pic:pic>
              </a:graphicData>
            </a:graphic>
          </wp:inline>
        </w:drawing>
      </w:r>
    </w:p>
    <w:p w14:paraId="56DFD40B" w14:textId="2F33314B" w:rsidR="008F4B31" w:rsidRPr="008F4B31" w:rsidRDefault="008F4B31" w:rsidP="00160C0B">
      <w:pPr>
        <w:rPr>
          <w:rFonts w:ascii="Times New Roman" w:hAnsi="Times New Roman" w:cs="Times New Roman"/>
        </w:rPr>
      </w:pPr>
      <w:commentRangeStart w:id="113"/>
      <w:del w:id="114" w:author="Microsoft Office User" w:date="2026-04-27T18:32:00Z" w16du:dateUtc="2026-04-27T15:32:00Z">
        <w:r w:rsidRPr="00D01026" w:rsidDel="00EB3FEB">
          <w:rPr>
            <w:rFonts w:ascii="Times New Roman" w:hAnsi="Times New Roman" w:cs="Times New Roman"/>
          </w:rPr>
          <w:lastRenderedPageBreak/>
          <w:delText>Влияние параметров смерти</w:delText>
        </w:r>
        <w:r w:rsidRPr="008F4B31" w:rsidDel="00EB3FEB">
          <w:rPr>
            <w:rFonts w:ascii="Times New Roman" w:hAnsi="Times New Roman" w:cs="Times New Roman"/>
          </w:rPr>
          <w:delText xml:space="preserve">: </w:delText>
        </w:r>
      </w:del>
      <w:commentRangeEnd w:id="113"/>
      <w:del w:id="115" w:author="Microsoft Office User" w:date="2026-04-27T18:36:00Z" w16du:dateUtc="2026-04-27T15:36:00Z">
        <w:r w:rsidR="00EB3FEB" w:rsidRPr="008F4B31" w:rsidDel="006C29BC">
          <w:rPr>
            <w:rStyle w:val="CommentReference"/>
            <w:rFonts w:ascii="Times New Roman" w:hAnsi="Times New Roman" w:cs="Times New Roman"/>
            <w:sz w:val="24"/>
            <w:szCs w:val="24"/>
          </w:rPr>
          <w:commentReference w:id="113"/>
        </w:r>
      </w:del>
      <w:del w:id="116" w:author="Microsoft Office User" w:date="2026-04-27T18:30:00Z" w16du:dateUtc="2026-04-27T15:30:00Z">
        <w:r w:rsidRPr="008F4B31" w:rsidDel="00EB3FEB">
          <w:rPr>
            <w:rFonts w:ascii="Times New Roman" w:hAnsi="Times New Roman" w:cs="Times New Roman"/>
          </w:rPr>
          <w:delText>изменяли начальное количество хелперов (Hin) и киллеров (Ein) в диапазоне 10⁻⁶–10⁻⁴</w:delText>
        </w:r>
      </w:del>
    </w:p>
    <w:p w14:paraId="5C30DFF2" w14:textId="1A970462" w:rsidR="00CE4F41" w:rsidRDefault="000E7A1C" w:rsidP="00E25247">
      <w:pPr>
        <w:rPr>
          <w:rFonts w:ascii="Times New Roman" w:hAnsi="Times New Roman" w:cs="Times New Roman"/>
          <w:color w:val="000000" w:themeColor="text1"/>
          <w:lang w:val="en-US"/>
        </w:rPr>
      </w:pPr>
      <w:r w:rsidRPr="000E7A1C">
        <w:rPr>
          <w:rFonts w:ascii="Times New Roman" w:hAnsi="Times New Roman" w:cs="Times New Roman"/>
          <w:noProof/>
          <w:color w:val="000000" w:themeColor="text1"/>
        </w:rPr>
        <w:drawing>
          <wp:inline distT="0" distB="0" distL="0" distR="0" wp14:anchorId="2E8FECE2" wp14:editId="58A0C267">
            <wp:extent cx="5940425" cy="308673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086735"/>
                    </a:xfrm>
                    <a:prstGeom prst="rect">
                      <a:avLst/>
                    </a:prstGeom>
                  </pic:spPr>
                </pic:pic>
              </a:graphicData>
            </a:graphic>
          </wp:inline>
        </w:drawing>
      </w:r>
    </w:p>
    <w:p w14:paraId="2C99B626" w14:textId="730C32EB" w:rsidR="000E7A1C" w:rsidRDefault="000E7A1C" w:rsidP="00E25247">
      <w:pPr>
        <w:rPr>
          <w:rFonts w:ascii="Times New Roman" w:hAnsi="Times New Roman" w:cs="Times New Roman"/>
          <w:color w:val="000000" w:themeColor="text1"/>
          <w:lang w:val="en-US"/>
        </w:rPr>
      </w:pPr>
      <w:r w:rsidRPr="000E7A1C">
        <w:rPr>
          <w:rFonts w:ascii="Times New Roman" w:hAnsi="Times New Roman" w:cs="Times New Roman"/>
          <w:noProof/>
          <w:color w:val="000000" w:themeColor="text1"/>
          <w:lang w:val="en-US"/>
        </w:rPr>
        <w:drawing>
          <wp:inline distT="0" distB="0" distL="0" distR="0" wp14:anchorId="360A6732" wp14:editId="27A7D5CB">
            <wp:extent cx="5940425" cy="3116580"/>
            <wp:effectExtent l="0" t="0" r="3175"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116580"/>
                    </a:xfrm>
                    <a:prstGeom prst="rect">
                      <a:avLst/>
                    </a:prstGeom>
                  </pic:spPr>
                </pic:pic>
              </a:graphicData>
            </a:graphic>
          </wp:inline>
        </w:drawing>
      </w:r>
    </w:p>
    <w:p w14:paraId="575DD0FF" w14:textId="2FEF615A" w:rsidR="000E7A1C" w:rsidRDefault="000E7A1C" w:rsidP="00E25247">
      <w:pPr>
        <w:rPr>
          <w:rFonts w:ascii="Times New Roman" w:hAnsi="Times New Roman" w:cs="Times New Roman"/>
          <w:color w:val="000000" w:themeColor="text1"/>
          <w:lang w:val="en-US"/>
        </w:rPr>
      </w:pPr>
      <w:r w:rsidRPr="000E7A1C">
        <w:rPr>
          <w:rFonts w:ascii="Times New Roman" w:hAnsi="Times New Roman" w:cs="Times New Roman"/>
          <w:noProof/>
          <w:color w:val="000000" w:themeColor="text1"/>
          <w:lang w:val="en-US"/>
        </w:rPr>
        <w:lastRenderedPageBreak/>
        <w:drawing>
          <wp:inline distT="0" distB="0" distL="0" distR="0" wp14:anchorId="0D76938A" wp14:editId="611EE08B">
            <wp:extent cx="5940425" cy="280924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809240"/>
                    </a:xfrm>
                    <a:prstGeom prst="rect">
                      <a:avLst/>
                    </a:prstGeom>
                  </pic:spPr>
                </pic:pic>
              </a:graphicData>
            </a:graphic>
          </wp:inline>
        </w:drawing>
      </w:r>
    </w:p>
    <w:p w14:paraId="225BE2B1" w14:textId="77777777" w:rsidR="006C29BC" w:rsidRPr="008F4B31" w:rsidRDefault="006C29BC" w:rsidP="006C29BC">
      <w:pPr>
        <w:jc w:val="both"/>
        <w:rPr>
          <w:ins w:id="117" w:author="Microsoft Office User" w:date="2026-04-27T18:40:00Z" w16du:dateUtc="2026-04-27T15:40:00Z"/>
          <w:rFonts w:ascii="Times New Roman" w:hAnsi="Times New Roman" w:cs="Times New Roman"/>
        </w:rPr>
      </w:pPr>
      <w:ins w:id="118" w:author="Microsoft Office User" w:date="2026-04-27T18:40:00Z" w16du:dateUtc="2026-04-27T15:40:00Z">
        <w:r>
          <w:rPr>
            <w:rFonts w:ascii="Times New Roman" w:hAnsi="Times New Roman" w:cs="Times New Roman"/>
          </w:rPr>
          <w:t>Рис. номер. Заголовок. Абсцисса: Ордината: А). Б) В) Параметры: ... Фискированные параметры: Таблица ** (или как на рисунке **).</w:t>
        </w:r>
      </w:ins>
    </w:p>
    <w:p w14:paraId="7BF5293A" w14:textId="6FE0E91D" w:rsidR="000E7A1C" w:rsidDel="00EB3FEB" w:rsidRDefault="000E7A1C" w:rsidP="008F4B31">
      <w:pPr>
        <w:jc w:val="both"/>
        <w:rPr>
          <w:del w:id="119" w:author="Microsoft Office User" w:date="2026-04-27T18:32:00Z" w16du:dateUtc="2026-04-27T15:32:00Z"/>
          <w:rFonts w:ascii="Times New Roman" w:hAnsi="Times New Roman" w:cs="Times New Roman"/>
        </w:rPr>
      </w:pPr>
      <w:del w:id="120" w:author="Microsoft Office User" w:date="2026-04-27T18:32:00Z" w16du:dateUtc="2026-04-27T15:32:00Z">
        <w:r w:rsidRPr="008F4B31" w:rsidDel="00EB3FEB">
          <w:rPr>
            <w:rFonts w:ascii="Times New Roman" w:hAnsi="Times New Roman" w:cs="Times New Roman"/>
          </w:rPr>
          <w:delText>Влияние скорости смерти клеток: варьировали скорости смерти клеток, целевых (dT), хелперов (dH) и киллеров (dE) клеток.</w:delText>
        </w:r>
      </w:del>
    </w:p>
    <w:p w14:paraId="134BE9A9" w14:textId="61C85A14" w:rsidR="00EB3FEB" w:rsidRPr="008F4B31" w:rsidRDefault="00EB3FEB" w:rsidP="008F4B31">
      <w:pPr>
        <w:jc w:val="both"/>
        <w:rPr>
          <w:ins w:id="121" w:author="Microsoft Office User" w:date="2026-04-27T18:33:00Z" w16du:dateUtc="2026-04-27T15:33:00Z"/>
          <w:rFonts w:ascii="Times New Roman" w:hAnsi="Times New Roman" w:cs="Times New Roman"/>
        </w:rPr>
      </w:pPr>
    </w:p>
    <w:p w14:paraId="15872077" w14:textId="4B5BCD29" w:rsidR="000E7A1C" w:rsidRPr="008F4B31" w:rsidDel="00EB3FEB" w:rsidRDefault="000E7A1C" w:rsidP="008F4B31">
      <w:pPr>
        <w:jc w:val="both"/>
        <w:rPr>
          <w:del w:id="122" w:author="Microsoft Office User" w:date="2026-04-27T18:34:00Z" w16du:dateUtc="2026-04-27T15:34:00Z"/>
          <w:rFonts w:ascii="Times New Roman" w:hAnsi="Times New Roman" w:cs="Times New Roman"/>
          <w:color w:val="000000" w:themeColor="text1"/>
        </w:rPr>
      </w:pPr>
      <w:del w:id="123" w:author="Microsoft Office User" w:date="2026-04-27T18:34:00Z" w16du:dateUtc="2026-04-27T15:34:00Z">
        <w:r w:rsidRPr="008F4B31" w:rsidDel="00EB3FEB">
          <w:rPr>
            <w:rFonts w:ascii="Times New Roman" w:hAnsi="Times New Roman" w:cs="Times New Roman"/>
            <w:color w:val="000000" w:themeColor="text1"/>
          </w:rPr>
          <w:delText xml:space="preserve">Был проведён анализ чувствительности </w:delText>
        </w:r>
      </w:del>
      <w:del w:id="124" w:author="Microsoft Office User" w:date="2026-04-27T18:27:00Z" w16du:dateUtc="2026-04-27T15:27:00Z">
        <w:r w:rsidRPr="008F4B31" w:rsidDel="00EB3FEB">
          <w:rPr>
            <w:rFonts w:ascii="Times New Roman" w:hAnsi="Times New Roman" w:cs="Times New Roman"/>
            <w:color w:val="000000" w:themeColor="text1"/>
          </w:rPr>
          <w:delText>модели</w:delText>
        </w:r>
      </w:del>
      <w:del w:id="125" w:author="Microsoft Office User" w:date="2026-04-27T18:34:00Z" w16du:dateUtc="2026-04-27T15:34:00Z">
        <w:r w:rsidRPr="008F4B31" w:rsidDel="00EB3FEB">
          <w:rPr>
            <w:rFonts w:ascii="Times New Roman" w:hAnsi="Times New Roman" w:cs="Times New Roman"/>
            <w:color w:val="000000" w:themeColor="text1"/>
          </w:rPr>
          <w:delText xml:space="preserve"> к параметрам иммунного ответа. Варьировались пороги активации (E0, H0), параметры смерти клеток (dI, dT, dH, dE), начальные условия (Hin, Ein) и максимальная скорость пролиферации (c). Показано, что модель наиболее чувствительна к скорости смерти хелперов (dH): при dH=0.10 посттерапевтический контроль полностью отсутствует, тогда как при dH=0.30 контроль возможен. Параметры dT и c демонстрируют </w:delText>
        </w:r>
      </w:del>
      <w:del w:id="126" w:author="Microsoft Office User" w:date="2026-04-27T18:27:00Z" w16du:dateUtc="2026-04-27T15:27:00Z">
        <w:r w:rsidRPr="008F4B31" w:rsidDel="00EB3FEB">
          <w:rPr>
            <w:rFonts w:ascii="Times New Roman" w:hAnsi="Times New Roman" w:cs="Times New Roman"/>
            <w:color w:val="000000" w:themeColor="text1"/>
          </w:rPr>
          <w:delText xml:space="preserve">робастность </w:delText>
        </w:r>
      </w:del>
      <w:del w:id="127" w:author="Microsoft Office User" w:date="2026-04-27T18:34:00Z" w16du:dateUtc="2026-04-27T15:34:00Z">
        <w:r w:rsidRPr="008F4B31" w:rsidDel="00EB3FEB">
          <w:rPr>
            <w:rFonts w:ascii="Times New Roman" w:hAnsi="Times New Roman" w:cs="Times New Roman"/>
            <w:color w:val="000000" w:themeColor="text1"/>
          </w:rPr>
          <w:delText>в пределах литературных диапазонов. Для надёжного контроля требуется начальное количество хелперов Hin ≥ 10⁻⁵.</w:delText>
        </w:r>
      </w:del>
      <w:del w:id="128" w:author="Microsoft Office User" w:date="2026-04-27T18:27:00Z" w16du:dateUtc="2026-04-27T15:27:00Z">
        <w:r w:rsidRPr="008F4B31" w:rsidDel="00EB3FEB">
          <w:rPr>
            <w:rFonts w:ascii="Times New Roman" w:hAnsi="Times New Roman" w:cs="Times New Roman"/>
            <w:color w:val="000000" w:themeColor="text1"/>
          </w:rPr>
          <w:delText>"</w:delText>
        </w:r>
      </w:del>
    </w:p>
    <w:p w14:paraId="083BC657" w14:textId="7911AFFF" w:rsidR="00CE4F41" w:rsidRDefault="00160C0B" w:rsidP="00CE4F41">
      <w:pPr>
        <w:pStyle w:val="Heading1"/>
        <w:rPr>
          <w:color w:val="000000" w:themeColor="text1"/>
        </w:rPr>
      </w:pPr>
      <w:del w:id="129" w:author="Microsoft Office User" w:date="2026-04-27T18:45:00Z" w16du:dateUtc="2026-04-27T15:45:00Z">
        <w:r w:rsidRPr="00D01026" w:rsidDel="006C29BC">
          <w:rPr>
            <w:color w:val="000000" w:themeColor="text1"/>
          </w:rPr>
          <w:delText>8</w:delText>
        </w:r>
      </w:del>
      <w:ins w:id="130" w:author="Microsoft Office User" w:date="2026-04-27T18:45:00Z" w16du:dateUtc="2026-04-27T15:45:00Z">
        <w:r w:rsidR="006C29BC">
          <w:rPr>
            <w:color w:val="000000" w:themeColor="text1"/>
          </w:rPr>
          <w:t>7</w:t>
        </w:r>
      </w:ins>
      <w:r w:rsidR="00CE4F41" w:rsidRPr="00730949">
        <w:rPr>
          <w:color w:val="000000" w:themeColor="text1"/>
        </w:rPr>
        <w:t xml:space="preserve">.  </w:t>
      </w:r>
      <w:r w:rsidR="00CE4F41">
        <w:rPr>
          <w:color w:val="000000" w:themeColor="text1"/>
        </w:rPr>
        <w:t>Обсуждение</w:t>
      </w:r>
    </w:p>
    <w:p w14:paraId="22F6B59A" w14:textId="77777777" w:rsidR="00CE4F41" w:rsidRDefault="00CE4F41" w:rsidP="00CE4F41">
      <w:pPr>
        <w:rPr>
          <w:rFonts w:ascii="Times New Roman" w:hAnsi="Times New Roman" w:cs="Times New Roman"/>
          <w:b/>
          <w:bCs/>
          <w:color w:val="000000" w:themeColor="text1"/>
        </w:rPr>
      </w:pPr>
    </w:p>
    <w:p w14:paraId="3055C69B" w14:textId="5EF2C830" w:rsidR="00CE4F41" w:rsidRPr="00AC7B4B" w:rsidRDefault="00CE4F41" w:rsidP="00CE4F41">
      <w:pPr>
        <w:rPr>
          <w:rFonts w:ascii="Times New Roman" w:hAnsi="Times New Roman" w:cs="Times New Roman"/>
          <w:color w:val="000000" w:themeColor="text1"/>
        </w:rPr>
      </w:pPr>
      <w:r w:rsidRPr="00AC7B4B">
        <w:rPr>
          <w:rFonts w:ascii="Times New Roman" w:hAnsi="Times New Roman" w:cs="Times New Roman"/>
          <w:color w:val="000000" w:themeColor="text1"/>
        </w:rPr>
        <w:t xml:space="preserve">Стало ясно уже в начале пандемии ВИЧ/СПИДа, что течение болезни может сильно варьировать. Действительно, хотя почти все инфицированные ВИЧ лица без лечения прогрессируют до СПИДа и в конечном итоге умирают от оппортунистических инфекций или рака, не все следуют этому пути. Небольшой процент людей, подвергшихся воздействию вируса, сероконвертируют, но, по-видимому, не имеют прогрессирующего заболевания. Их количество </w:t>
      </w:r>
      <w:r w:rsidRPr="00ED0A5F">
        <w:rPr>
          <w:rFonts w:ascii="Times New Roman" w:hAnsi="Times New Roman" w:cs="Times New Roman"/>
          <w:iCs/>
          <w:color w:val="000000" w:themeColor="text1"/>
        </w:rPr>
        <w:t>CD4⁺ T</w:t>
      </w:r>
      <w:r w:rsidRPr="00AC7B4B">
        <w:rPr>
          <w:rFonts w:ascii="Times New Roman" w:hAnsi="Times New Roman" w:cs="Times New Roman"/>
          <w:color w:val="000000" w:themeColor="text1"/>
        </w:rPr>
        <w:t xml:space="preserve"> -клеток и другие показатели иммунной компетентности сохраняются десятилетиями без антиретровирусной терапии. Среди этих долгосрочных непрогрессоров одна подгруппа, называемая элитными контроллерами, имеет необычно низкий уровень циркулирующего вируса (неопределяемый стандартными клиническими тестами, несмотря на постоянную низкоуровневую вирусную репликацию) и составляет примерно 1 на 300 инфицированных лиц. Их интенсивно изучают, чтобы понять, как им удается контролировать свою инфекцию. Вторая группа состоит из лиц, которые практикуют поведение высокого риска, многократно подвергающее их заражению, но остаются свободными от вируса и болезни. Хотя в таких лицах сообщалось о свидетельствах предшествующей ВИЧ-инфекции, неясно, были ли эти лица когда-либо действительно инфицированы инфекционным вирусом или подвергались воздействию высокоослабленных или дефектных штаммов, неспособных успешно установить инфекцию. В любом случае, изучение этих лиц представляет значительный интерес, так как это может дать лучшее понимание того, как иммунный ответ хозяина может лучше контролировать вирус, и определить, какие генетические факторы могут предрасполагать к защитному ответу хозяина. Это также может дать механистическое понимание, которое могло бы направлять разработку лучших вакцин.</w:t>
      </w:r>
    </w:p>
    <w:p w14:paraId="7FA38DC3" w14:textId="77777777" w:rsidR="00DE1726" w:rsidRDefault="00CE4F41" w:rsidP="00CE4F41">
      <w:pPr>
        <w:rPr>
          <w:ins w:id="131" w:author="Microsoft Office User" w:date="2026-04-27T18:15:00Z" w16du:dateUtc="2026-04-27T15:15:00Z"/>
          <w:rFonts w:ascii="Times New Roman" w:hAnsi="Times New Roman" w:cs="Times New Roman"/>
          <w:color w:val="000000" w:themeColor="text1"/>
          <w:lang w:val="en-US"/>
        </w:rPr>
      </w:pPr>
      <w:r w:rsidRPr="00AC7B4B">
        <w:rPr>
          <w:rFonts w:ascii="Times New Roman" w:hAnsi="Times New Roman" w:cs="Times New Roman"/>
          <w:color w:val="000000" w:themeColor="text1"/>
        </w:rPr>
        <w:lastRenderedPageBreak/>
        <w:t>Хотя генетические вариации самого вируса могут влиять на исход инфекции, определяется все больше вариантов генов хозяина, влияющих на скорость прогрессирования ВИЧ-инфекции к СПИДу. Внедрение полногеномных поисков ассоциаций (GWAS) и, в последнее время, лучших высокопроизводительных инструментов для определения индивидуальной генетической вариации (например, секвенирование экзома и всего генома) ускоряют открытие генетических вариаций, которые отличают высоковосприимчивых и резистентных лиц</w:t>
      </w:r>
      <w:r>
        <w:rPr>
          <w:rFonts w:ascii="Times New Roman" w:hAnsi="Times New Roman" w:cs="Times New Roman"/>
          <w:color w:val="000000" w:themeColor="text1"/>
        </w:rPr>
        <w:t>. О</w:t>
      </w:r>
      <w:r w:rsidRPr="00AC7B4B">
        <w:rPr>
          <w:rFonts w:ascii="Times New Roman" w:hAnsi="Times New Roman" w:cs="Times New Roman"/>
          <w:color w:val="000000" w:themeColor="text1"/>
        </w:rPr>
        <w:t>дним из самых ясных случаев влияния генетической вариативности хозяина на ВИЧ-инфекцию является мутантный аллель CCR5, CCR5Δ32, который в гомозиготном состоянии эффективно блокирует ВИЧ-1 инфекцию, а в гетерозиготном может замедлять прогрессирование СПИДа</w:t>
      </w:r>
      <w:r w:rsidRPr="00443F56">
        <w:rPr>
          <w:rFonts w:ascii="Times New Roman" w:hAnsi="Times New Roman" w:cs="Times New Roman"/>
          <w:color w:val="000000" w:themeColor="text1"/>
        </w:rPr>
        <w:t xml:space="preserv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REF _Ref221741688 \r \h </w:instrText>
      </w:r>
      <w:r>
        <w:rPr>
          <w:rFonts w:ascii="Times New Roman" w:hAnsi="Times New Roman" w:cs="Times New Roman"/>
          <w:color w:val="000000" w:themeColor="text1"/>
        </w:rPr>
      </w:r>
      <w:r>
        <w:rPr>
          <w:rFonts w:ascii="Times New Roman" w:hAnsi="Times New Roman" w:cs="Times New Roman"/>
          <w:color w:val="000000" w:themeColor="text1"/>
        </w:rPr>
        <w:fldChar w:fldCharType="separate"/>
      </w:r>
      <w:r>
        <w:rPr>
          <w:rFonts w:ascii="Times New Roman" w:hAnsi="Times New Roman" w:cs="Times New Roman"/>
          <w:color w:val="000000" w:themeColor="text1"/>
        </w:rPr>
        <w:t>9</w:t>
      </w:r>
      <w:r>
        <w:rPr>
          <w:rFonts w:ascii="Times New Roman" w:hAnsi="Times New Roman" w:cs="Times New Roman"/>
          <w:color w:val="000000" w:themeColor="text1"/>
        </w:rPr>
        <w:fldChar w:fldCharType="end"/>
      </w:r>
      <w:r w:rsidRPr="00443F56">
        <w:rPr>
          <w:rFonts w:ascii="Times New Roman" w:hAnsi="Times New Roman" w:cs="Times New Roman"/>
          <w:color w:val="000000" w:themeColor="text1"/>
        </w:rPr>
        <w:t>]</w:t>
      </w:r>
      <w:r w:rsidRPr="00AC7B4B">
        <w:rPr>
          <w:rFonts w:ascii="Times New Roman" w:hAnsi="Times New Roman" w:cs="Times New Roman"/>
          <w:color w:val="000000" w:themeColor="text1"/>
        </w:rPr>
        <w:t xml:space="preserve">. </w:t>
      </w:r>
    </w:p>
    <w:p w14:paraId="15BA284A" w14:textId="5D39A430" w:rsidR="005D1809" w:rsidRPr="00734B52" w:rsidRDefault="00DE1726" w:rsidP="00CE4F41">
      <w:pPr>
        <w:rPr>
          <w:rFonts w:ascii="Times New Roman" w:hAnsi="Times New Roman" w:cs="Times New Roman"/>
          <w:color w:val="000000" w:themeColor="text1"/>
        </w:rPr>
      </w:pPr>
      <w:ins w:id="132" w:author="Microsoft Office User" w:date="2026-04-27T18:15:00Z" w16du:dateUtc="2026-04-27T15:15:00Z">
        <w:r>
          <w:rPr>
            <w:rFonts w:ascii="Times New Roman" w:hAnsi="Times New Roman" w:cs="Times New Roman"/>
            <w:color w:val="000000" w:themeColor="text1"/>
            <w:lang w:val="en-US"/>
          </w:rPr>
          <w:tab/>
        </w:r>
      </w:ins>
      <w:r w:rsidR="00CE4F41" w:rsidRPr="00AC7B4B">
        <w:rPr>
          <w:rFonts w:ascii="Times New Roman" w:hAnsi="Times New Roman" w:cs="Times New Roman"/>
          <w:color w:val="000000" w:themeColor="text1"/>
        </w:rPr>
        <w:t xml:space="preserve">Генетические полиморфизмы в локусе HLA класса I, в частности аллели HLA-B и HLA-C, </w:t>
      </w:r>
      <w:ins w:id="133" w:author="Microsoft Office User" w:date="2026-04-27T18:15:00Z" w16du:dateUtc="2026-04-27T15:15:00Z">
        <w:r>
          <w:rPr>
            <w:rFonts w:ascii="Times New Roman" w:hAnsi="Times New Roman" w:cs="Times New Roman"/>
            <w:color w:val="000000" w:themeColor="text1"/>
          </w:rPr>
          <w:t>определяющие эпитопы клеток</w:t>
        </w:r>
        <w:r w:rsidRPr="00DE1726">
          <w:rPr>
            <w:rFonts w:ascii="Times New Roman" w:hAnsi="Times New Roman" w:cs="Times New Roman"/>
            <w:color w:val="000000" w:themeColor="text1"/>
            <w:rPrChange w:id="134" w:author="Microsoft Office User" w:date="2026-04-27T18:15:00Z" w16du:dateUtc="2026-04-27T15:15:00Z">
              <w:rPr>
                <w:rFonts w:ascii="Times New Roman" w:hAnsi="Times New Roman" w:cs="Times New Roman"/>
                <w:color w:val="000000" w:themeColor="text1"/>
                <w:lang w:val="en-US"/>
              </w:rPr>
            </w:rPrChange>
          </w:rPr>
          <w:t>–</w:t>
        </w:r>
        <w:r>
          <w:rPr>
            <w:rFonts w:ascii="Times New Roman" w:hAnsi="Times New Roman" w:cs="Times New Roman"/>
            <w:color w:val="000000" w:themeColor="text1"/>
          </w:rPr>
          <w:t xml:space="preserve">убийц </w:t>
        </w:r>
        <w:r>
          <w:rPr>
            <w:rFonts w:ascii="Times New Roman" w:hAnsi="Times New Roman" w:cs="Times New Roman"/>
            <w:color w:val="000000" w:themeColor="text1"/>
            <w:lang w:val="en-US"/>
          </w:rPr>
          <w:t>CD</w:t>
        </w:r>
        <w:r w:rsidRPr="00DE1726">
          <w:rPr>
            <w:rFonts w:ascii="Times New Roman" w:hAnsi="Times New Roman" w:cs="Times New Roman"/>
            <w:color w:val="000000" w:themeColor="text1"/>
            <w:rPrChange w:id="135" w:author="Microsoft Office User" w:date="2026-04-27T18:15:00Z" w16du:dateUtc="2026-04-27T15:15:00Z">
              <w:rPr>
                <w:rFonts w:ascii="Times New Roman" w:hAnsi="Times New Roman" w:cs="Times New Roman"/>
                <w:color w:val="000000" w:themeColor="text1"/>
                <w:lang w:val="en-US"/>
              </w:rPr>
            </w:rPrChange>
          </w:rPr>
          <w:t xml:space="preserve">8 </w:t>
        </w:r>
        <w:r>
          <w:rPr>
            <w:rFonts w:ascii="Times New Roman" w:hAnsi="Times New Roman" w:cs="Times New Roman"/>
            <w:color w:val="000000" w:themeColor="text1"/>
            <w:lang w:val="en-US"/>
          </w:rPr>
          <w:t>T</w:t>
        </w:r>
        <w:r>
          <w:rPr>
            <w:rFonts w:ascii="Times New Roman" w:hAnsi="Times New Roman" w:cs="Times New Roman"/>
            <w:color w:val="000000" w:themeColor="text1"/>
          </w:rPr>
          <w:t xml:space="preserve">, </w:t>
        </w:r>
      </w:ins>
      <w:del w:id="136" w:author="Microsoft Office User" w:date="2026-04-27T18:16:00Z" w16du:dateUtc="2026-04-27T15:16:00Z">
        <w:r w:rsidR="00CE4F41" w:rsidRPr="00AC7B4B" w:rsidDel="00DE1726">
          <w:rPr>
            <w:rFonts w:ascii="Times New Roman" w:hAnsi="Times New Roman" w:cs="Times New Roman"/>
            <w:color w:val="000000" w:themeColor="text1"/>
          </w:rPr>
          <w:delText xml:space="preserve">являются другим основным фактором, определяющим прогрессирование болезни, и </w:delText>
        </w:r>
      </w:del>
      <w:r w:rsidR="00CE4F41" w:rsidRPr="00AC7B4B">
        <w:rPr>
          <w:rFonts w:ascii="Times New Roman" w:hAnsi="Times New Roman" w:cs="Times New Roman"/>
          <w:color w:val="000000" w:themeColor="text1"/>
        </w:rPr>
        <w:t xml:space="preserve">в настоящее время являются наиболее сильными </w:t>
      </w:r>
      <w:ins w:id="137" w:author="Microsoft Office User" w:date="2026-04-27T18:16:00Z" w16du:dateUtc="2026-04-27T15:16:00Z">
        <w:r>
          <w:rPr>
            <w:rFonts w:ascii="Times New Roman" w:hAnsi="Times New Roman" w:cs="Times New Roman"/>
            <w:color w:val="000000" w:themeColor="text1"/>
          </w:rPr>
          <w:t xml:space="preserve">статистическими </w:t>
        </w:r>
      </w:ins>
      <w:r w:rsidR="00CE4F41" w:rsidRPr="00AC7B4B">
        <w:rPr>
          <w:rFonts w:ascii="Times New Roman" w:hAnsi="Times New Roman" w:cs="Times New Roman"/>
          <w:color w:val="000000" w:themeColor="text1"/>
        </w:rPr>
        <w:t>предикторами контроля ВИЧ. Данные GWAS отобразили полиморфизмы в пептид-связывающей бороздке</w:t>
      </w:r>
      <w:r w:rsidR="00CE4F41">
        <w:rPr>
          <w:rFonts w:ascii="Times New Roman" w:hAnsi="Times New Roman" w:cs="Times New Roman"/>
          <w:color w:val="000000" w:themeColor="text1"/>
        </w:rPr>
        <w:t xml:space="preserve"> </w:t>
      </w:r>
      <w:r w:rsidR="00CE4F41" w:rsidRPr="00AC7B4B">
        <w:rPr>
          <w:rFonts w:ascii="Times New Roman" w:hAnsi="Times New Roman" w:cs="Times New Roman"/>
          <w:color w:val="000000" w:themeColor="text1"/>
        </w:rPr>
        <w:t xml:space="preserve">молекул HLA класса I как ключевые детерминанты, определяющие прогрессирование болезни. Полиморфизмы вне пептид-связывающей бороздки, а также в некодирующих областях, контролирующих уровни экспрессии молекул HLA, также вовлечены в этот процесс. Аллели HLA класса I HLA-B57, HLA-B27 и HLA-B13, среди прочих, ассоциированы с </w:t>
      </w:r>
      <w:del w:id="138" w:author="Microsoft Office User" w:date="2026-04-27T18:17:00Z" w16du:dateUtc="2026-04-27T15:17:00Z">
        <w:r w:rsidR="00CE4F41" w:rsidRPr="00AC7B4B" w:rsidDel="00DE1726">
          <w:rPr>
            <w:rFonts w:ascii="Times New Roman" w:hAnsi="Times New Roman" w:cs="Times New Roman"/>
            <w:color w:val="000000" w:themeColor="text1"/>
          </w:rPr>
          <w:delText>лучшим прогнозом</w:delText>
        </w:r>
      </w:del>
      <w:ins w:id="139" w:author="Microsoft Office User" w:date="2026-04-27T18:17:00Z" w16du:dateUtc="2026-04-27T15:17:00Z">
        <w:r>
          <w:rPr>
            <w:rFonts w:ascii="Times New Roman" w:hAnsi="Times New Roman" w:cs="Times New Roman"/>
            <w:color w:val="000000" w:themeColor="text1"/>
          </w:rPr>
          <w:t>контролем ВИЧ</w:t>
        </w:r>
      </w:ins>
      <w:r w:rsidR="00CE4F41" w:rsidRPr="00AC7B4B">
        <w:rPr>
          <w:rFonts w:ascii="Times New Roman" w:hAnsi="Times New Roman" w:cs="Times New Roman"/>
          <w:color w:val="000000" w:themeColor="text1"/>
        </w:rPr>
        <w:t>, тогда как HLA-B35 и HLA-B07 ассоциированы с более быстрым прогрессированием болезни</w:t>
      </w:r>
      <w:r w:rsidR="00CE4F41" w:rsidRPr="00443F56">
        <w:rPr>
          <w:rFonts w:ascii="Times New Roman" w:hAnsi="Times New Roman" w:cs="Times New Roman"/>
          <w:color w:val="000000" w:themeColor="text1"/>
        </w:rPr>
        <w:t xml:space="preserve"> [</w:t>
      </w:r>
      <w:r w:rsidR="00CE4F41">
        <w:rPr>
          <w:rFonts w:ascii="Times New Roman" w:hAnsi="Times New Roman" w:cs="Times New Roman"/>
          <w:color w:val="000000" w:themeColor="text1"/>
        </w:rPr>
        <w:fldChar w:fldCharType="begin"/>
      </w:r>
      <w:r w:rsidR="00CE4F41">
        <w:rPr>
          <w:rFonts w:ascii="Times New Roman" w:hAnsi="Times New Roman" w:cs="Times New Roman"/>
          <w:color w:val="000000" w:themeColor="text1"/>
        </w:rPr>
        <w:instrText xml:space="preserve"> REF _Ref221740781 \r \h </w:instrText>
      </w:r>
      <w:r w:rsidR="00CE4F41">
        <w:rPr>
          <w:rFonts w:ascii="Times New Roman" w:hAnsi="Times New Roman" w:cs="Times New Roman"/>
          <w:color w:val="000000" w:themeColor="text1"/>
        </w:rPr>
      </w:r>
      <w:r w:rsidR="00CE4F41">
        <w:rPr>
          <w:rFonts w:ascii="Times New Roman" w:hAnsi="Times New Roman" w:cs="Times New Roman"/>
          <w:color w:val="000000" w:themeColor="text1"/>
        </w:rPr>
        <w:fldChar w:fldCharType="separate"/>
      </w:r>
      <w:r w:rsidR="00CE4F41">
        <w:rPr>
          <w:rFonts w:ascii="Times New Roman" w:hAnsi="Times New Roman" w:cs="Times New Roman"/>
          <w:color w:val="000000" w:themeColor="text1"/>
        </w:rPr>
        <w:t>4</w:t>
      </w:r>
      <w:r w:rsidR="00CE4F41">
        <w:rPr>
          <w:rFonts w:ascii="Times New Roman" w:hAnsi="Times New Roman" w:cs="Times New Roman"/>
          <w:color w:val="000000" w:themeColor="text1"/>
        </w:rPr>
        <w:fldChar w:fldCharType="end"/>
      </w:r>
      <w:r w:rsidR="00CE4F41" w:rsidRPr="00443F56">
        <w:rPr>
          <w:rFonts w:ascii="Times New Roman" w:hAnsi="Times New Roman" w:cs="Times New Roman"/>
          <w:color w:val="000000" w:themeColor="text1"/>
        </w:rPr>
        <w:t>]</w:t>
      </w:r>
      <w:r w:rsidR="00CE4F41" w:rsidRPr="00AC7B4B">
        <w:rPr>
          <w:rFonts w:ascii="Times New Roman" w:hAnsi="Times New Roman" w:cs="Times New Roman"/>
          <w:color w:val="000000" w:themeColor="text1"/>
        </w:rPr>
        <w:t>. Гомозиготность по аллелям HLA класса I</w:t>
      </w:r>
      <w:r w:rsidR="00CE4F41" w:rsidRPr="008E5539">
        <w:rPr>
          <w:rFonts w:ascii="Times New Roman" w:hAnsi="Times New Roman" w:cs="Times New Roman"/>
          <w:color w:val="000000" w:themeColor="text1"/>
        </w:rPr>
        <w:t xml:space="preserve"> </w:t>
      </w:r>
      <w:r w:rsidR="00CE4F41" w:rsidRPr="00AC7B4B">
        <w:rPr>
          <w:rFonts w:ascii="Times New Roman" w:hAnsi="Times New Roman" w:cs="Times New Roman"/>
          <w:color w:val="000000" w:themeColor="text1"/>
        </w:rPr>
        <w:t>(HLA-A, HLA-B и HLA-C) также связана с более быстрым прогрессированием</w:t>
      </w:r>
      <w:del w:id="140" w:author="Microsoft Office User" w:date="2026-04-27T18:17:00Z" w16du:dateUtc="2026-04-27T15:17:00Z">
        <w:r w:rsidR="00CE4F41" w:rsidRPr="00AC7B4B" w:rsidDel="00DE1726">
          <w:rPr>
            <w:rFonts w:ascii="Times New Roman" w:hAnsi="Times New Roman" w:cs="Times New Roman"/>
            <w:color w:val="000000" w:themeColor="text1"/>
          </w:rPr>
          <w:delText>, предположительно потому, что Т-клеточный ответ на инфекцию менее разнообразен</w:delText>
        </w:r>
      </w:del>
      <w:r w:rsidR="00CE4F41" w:rsidRPr="00AC7B4B">
        <w:rPr>
          <w:rFonts w:ascii="Times New Roman" w:hAnsi="Times New Roman" w:cs="Times New Roman"/>
          <w:color w:val="000000" w:themeColor="text1"/>
        </w:rPr>
        <w:t xml:space="preserve">. Примечательно, что одна из самых сильных ассоциаций с вирусным контролем </w:t>
      </w:r>
      <w:r w:rsidR="00734B52">
        <w:rPr>
          <w:rFonts w:ascii="Times New Roman" w:hAnsi="Times New Roman" w:cs="Times New Roman"/>
          <w:color w:val="000000" w:themeColor="text1"/>
        </w:rPr>
        <w:t>— это</w:t>
      </w:r>
      <w:r w:rsidR="00CE4F41">
        <w:rPr>
          <w:rFonts w:ascii="Times New Roman" w:hAnsi="Times New Roman" w:cs="Times New Roman"/>
          <w:color w:val="000000" w:themeColor="text1"/>
        </w:rPr>
        <w:t xml:space="preserve"> </w:t>
      </w:r>
      <w:r w:rsidR="00CE4F41" w:rsidRPr="00AC7B4B">
        <w:rPr>
          <w:rFonts w:ascii="Times New Roman" w:hAnsi="Times New Roman" w:cs="Times New Roman"/>
          <w:color w:val="000000" w:themeColor="text1"/>
        </w:rPr>
        <w:t>однонуклеотидный полиморфизм (SNP)</w:t>
      </w:r>
      <w:r w:rsidR="00CE4F41">
        <w:rPr>
          <w:rFonts w:ascii="Times New Roman" w:hAnsi="Times New Roman" w:cs="Times New Roman"/>
          <w:color w:val="000000" w:themeColor="text1"/>
        </w:rPr>
        <w:t xml:space="preserve"> </w:t>
      </w:r>
      <w:r w:rsidR="00CE4F41" w:rsidRPr="00AC7B4B">
        <w:rPr>
          <w:rFonts w:ascii="Times New Roman" w:hAnsi="Times New Roman" w:cs="Times New Roman"/>
          <w:color w:val="000000" w:themeColor="text1"/>
        </w:rPr>
        <w:t>в 35 т.п.н. выше локуса HLA-C; этот полиморфизм обеспечивает больший иммунный контроль, который коррелирует с повышенными уровнями экспрессии HLA-C</w:t>
      </w:r>
      <w:r w:rsidR="00CE4F41">
        <w:rPr>
          <w:rFonts w:ascii="Times New Roman" w:hAnsi="Times New Roman" w:cs="Times New Roman"/>
          <w:color w:val="000000" w:themeColor="text1"/>
        </w:rPr>
        <w:t xml:space="preserve"> -</w:t>
      </w:r>
      <w:r w:rsidR="00CE4F41" w:rsidRPr="00AC7B4B">
        <w:rPr>
          <w:rFonts w:ascii="Times New Roman" w:hAnsi="Times New Roman" w:cs="Times New Roman"/>
          <w:color w:val="000000" w:themeColor="text1"/>
        </w:rPr>
        <w:t xml:space="preserve"> причем больший контроль, предположительно, обусловлен усиленной презентацией вирусных пептидов </w:t>
      </w:r>
      <w:r w:rsidR="00CE4F41" w:rsidRPr="00ED0A5F">
        <w:rPr>
          <w:rFonts w:ascii="Times New Roman" w:hAnsi="Times New Roman" w:cs="Times New Roman"/>
          <w:iCs/>
          <w:color w:val="000000" w:themeColor="text1"/>
        </w:rPr>
        <w:t>CD</w:t>
      </w:r>
      <w:r w:rsidR="00CE4F41">
        <w:rPr>
          <w:rFonts w:ascii="Times New Roman" w:hAnsi="Times New Roman" w:cs="Times New Roman"/>
          <w:iCs/>
          <w:color w:val="000000" w:themeColor="text1"/>
        </w:rPr>
        <w:t>8</w:t>
      </w:r>
      <w:r w:rsidR="00CE4F41" w:rsidRPr="00ED0A5F">
        <w:rPr>
          <w:rFonts w:ascii="Times New Roman" w:hAnsi="Times New Roman" w:cs="Times New Roman"/>
          <w:iCs/>
          <w:color w:val="000000" w:themeColor="text1"/>
        </w:rPr>
        <w:t>⁺ T</w:t>
      </w:r>
      <w:r w:rsidR="00CE4F41" w:rsidRPr="00AC7B4B">
        <w:rPr>
          <w:rFonts w:ascii="Times New Roman" w:hAnsi="Times New Roman" w:cs="Times New Roman"/>
          <w:color w:val="000000" w:themeColor="text1"/>
        </w:rPr>
        <w:t xml:space="preserve"> -клеткам. Определенные полиморфизмы киллерных иммуноглобулиноподобных рецепторов (KIR</w:t>
      </w:r>
      <w:r w:rsidR="00CE4F41">
        <w:rPr>
          <w:rFonts w:ascii="Times New Roman" w:hAnsi="Times New Roman" w:cs="Times New Roman"/>
          <w:color w:val="000000" w:themeColor="text1"/>
        </w:rPr>
        <w:t>)</w:t>
      </w:r>
      <w:r w:rsidR="00CE4F41" w:rsidRPr="00AC7B4B">
        <w:rPr>
          <w:rFonts w:ascii="Times New Roman" w:hAnsi="Times New Roman" w:cs="Times New Roman"/>
          <w:color w:val="000000" w:themeColor="text1"/>
        </w:rPr>
        <w:t>, присутствующих на NK-клетках</w:t>
      </w:r>
      <w:r w:rsidR="00CE4F41">
        <w:rPr>
          <w:rFonts w:ascii="Times New Roman" w:hAnsi="Times New Roman" w:cs="Times New Roman"/>
          <w:color w:val="000000" w:themeColor="text1"/>
        </w:rPr>
        <w:t xml:space="preserve">, </w:t>
      </w:r>
      <w:r w:rsidR="00CE4F41" w:rsidRPr="00AC7B4B">
        <w:rPr>
          <w:rFonts w:ascii="Times New Roman" w:hAnsi="Times New Roman" w:cs="Times New Roman"/>
          <w:color w:val="000000" w:themeColor="text1"/>
        </w:rPr>
        <w:t>в частности рецептора KIR3DS1 в комбинации с определенными аллелями HLA-B, также задерживают прогрессирование к СПИДу. Мутации, влияющие на продукцию цитокинов, таких как IFNγ и IL1</w:t>
      </w:r>
      <w:r w:rsidR="00CE4F41">
        <w:rPr>
          <w:rFonts w:ascii="Times New Roman" w:hAnsi="Times New Roman" w:cs="Times New Roman"/>
          <w:color w:val="000000" w:themeColor="text1"/>
        </w:rPr>
        <w:t>0</w:t>
      </w:r>
      <w:r w:rsidR="00CE4F41" w:rsidRPr="00AC7B4B">
        <w:rPr>
          <w:rFonts w:ascii="Times New Roman" w:hAnsi="Times New Roman" w:cs="Times New Roman"/>
          <w:color w:val="000000" w:themeColor="text1"/>
        </w:rPr>
        <w:t>, также вовлечены в сдерживание прогрессирования ВИЧ</w:t>
      </w:r>
      <w:r w:rsidR="00CE4F41" w:rsidRPr="00DC45B2">
        <w:rPr>
          <w:rFonts w:ascii="Times New Roman" w:hAnsi="Times New Roman" w:cs="Times New Roman"/>
          <w:color w:val="000000" w:themeColor="text1"/>
        </w:rPr>
        <w:t xml:space="preserve"> [10]</w:t>
      </w:r>
      <w:r w:rsidR="00CE4F41" w:rsidRPr="00AC7B4B">
        <w:rPr>
          <w:rFonts w:ascii="Times New Roman" w:hAnsi="Times New Roman" w:cs="Times New Roman"/>
          <w:color w:val="000000" w:themeColor="text1"/>
        </w:rPr>
        <w:t>.</w:t>
      </w:r>
    </w:p>
    <w:p w14:paraId="3C7B2E92" w14:textId="77777777" w:rsidR="00CE4F41" w:rsidRPr="007F59EC" w:rsidRDefault="00CE4F41" w:rsidP="00CE4F41">
      <w:pPr>
        <w:rPr>
          <w:rFonts w:ascii="Times New Roman" w:hAnsi="Times New Roman" w:cs="Times New Roman"/>
          <w:color w:val="000000" w:themeColor="text1"/>
        </w:rPr>
      </w:pPr>
    </w:p>
    <w:p w14:paraId="16C37A61" w14:textId="31E09EBE" w:rsidR="00CE4F41" w:rsidRPr="008C7D1E" w:rsidRDefault="00CE4F41" w:rsidP="00CE4F41">
      <w:pPr>
        <w:rPr>
          <w:rFonts w:ascii="Times New Roman" w:hAnsi="Times New Roman" w:cs="Times New Roman"/>
          <w:b/>
          <w:bCs/>
          <w:color w:val="000000" w:themeColor="text1"/>
        </w:rPr>
      </w:pPr>
      <w:r w:rsidRPr="00F37EBC">
        <w:rPr>
          <w:rFonts w:ascii="Times New Roman" w:hAnsi="Times New Roman" w:cs="Times New Roman"/>
          <w:b/>
          <w:bCs/>
          <w:color w:val="000000" w:themeColor="text1"/>
        </w:rPr>
        <w:t>Обьяснение</w:t>
      </w:r>
      <w:r w:rsidRPr="008C7D1E">
        <w:rPr>
          <w:rFonts w:ascii="Times New Roman" w:hAnsi="Times New Roman" w:cs="Times New Roman"/>
          <w:b/>
          <w:bCs/>
          <w:color w:val="000000" w:themeColor="text1"/>
        </w:rPr>
        <w:t xml:space="preserve"> </w:t>
      </w:r>
      <w:r w:rsidR="005D1809">
        <w:rPr>
          <w:rFonts w:ascii="Times New Roman" w:hAnsi="Times New Roman" w:cs="Times New Roman"/>
          <w:b/>
          <w:bCs/>
          <w:color w:val="000000" w:themeColor="text1"/>
        </w:rPr>
        <w:t>генетических корреляций антигенным побегом</w:t>
      </w:r>
    </w:p>
    <w:p w14:paraId="0FA6AFBA" w14:textId="4170761F" w:rsidR="001A76F3" w:rsidRDefault="00DE1726" w:rsidP="00E25247">
      <w:pPr>
        <w:rPr>
          <w:rFonts w:ascii="Times New Roman" w:hAnsi="Times New Roman" w:cs="Times New Roman"/>
          <w:color w:val="000000" w:themeColor="text1"/>
        </w:rPr>
      </w:pPr>
      <w:ins w:id="141" w:author="Microsoft Office User" w:date="2026-04-27T18:17:00Z" w16du:dateUtc="2026-04-27T15:17:00Z">
        <w:r>
          <w:rPr>
            <w:rFonts w:ascii="Times New Roman" w:hAnsi="Times New Roman" w:cs="Times New Roman"/>
            <w:color w:val="000000" w:themeColor="text1"/>
          </w:rPr>
          <w:t>Вер</w:t>
        </w:r>
      </w:ins>
      <w:ins w:id="142" w:author="Microsoft Office User" w:date="2026-04-27T18:18:00Z" w16du:dateUtc="2026-04-27T15:18:00Z">
        <w:r>
          <w:rPr>
            <w:rFonts w:ascii="Times New Roman" w:hAnsi="Times New Roman" w:cs="Times New Roman"/>
            <w:color w:val="000000" w:themeColor="text1"/>
          </w:rPr>
          <w:t>оятное обьяснение корреляций</w:t>
        </w:r>
      </w:ins>
      <w:ins w:id="143" w:author="Microsoft Office User" w:date="2026-04-27T18:19:00Z" w16du:dateUtc="2026-04-27T15:19:00Z">
        <w:r>
          <w:rPr>
            <w:rFonts w:ascii="Times New Roman" w:hAnsi="Times New Roman" w:cs="Times New Roman"/>
            <w:color w:val="000000" w:themeColor="text1"/>
          </w:rPr>
          <w:t xml:space="preserve"> контроля ВИЧ</w:t>
        </w:r>
      </w:ins>
      <w:ins w:id="144" w:author="Microsoft Office User" w:date="2026-04-27T18:18:00Z" w16du:dateUtc="2026-04-27T15:18:00Z">
        <w:r>
          <w:rPr>
            <w:rFonts w:ascii="Times New Roman" w:hAnsi="Times New Roman" w:cs="Times New Roman"/>
            <w:color w:val="000000" w:themeColor="text1"/>
          </w:rPr>
          <w:t xml:space="preserve"> с </w:t>
        </w:r>
      </w:ins>
      <w:ins w:id="145" w:author="Microsoft Office User" w:date="2026-04-27T18:19:00Z" w16du:dateUtc="2026-04-27T15:19:00Z">
        <w:r>
          <w:rPr>
            <w:rFonts w:ascii="Times New Roman" w:hAnsi="Times New Roman" w:cs="Times New Roman"/>
            <w:color w:val="000000" w:themeColor="text1"/>
          </w:rPr>
          <w:t xml:space="preserve">определенными </w:t>
        </w:r>
        <w:r>
          <w:rPr>
            <w:rFonts w:ascii="Times New Roman" w:hAnsi="Times New Roman" w:cs="Times New Roman"/>
            <w:color w:val="000000" w:themeColor="text1"/>
          </w:rPr>
          <w:t>аллелями</w:t>
        </w:r>
        <w:r w:rsidRPr="00DE1726">
          <w:rPr>
            <w:rFonts w:ascii="Times New Roman" w:hAnsi="Times New Roman" w:cs="Times New Roman"/>
            <w:color w:val="000000" w:themeColor="text1"/>
            <w:rPrChange w:id="146" w:author="Microsoft Office User" w:date="2026-04-27T18:19:00Z" w16du:dateUtc="2026-04-27T15:19:00Z">
              <w:rPr>
                <w:rFonts w:ascii="Times New Roman" w:hAnsi="Times New Roman" w:cs="Times New Roman"/>
                <w:color w:val="000000" w:themeColor="text1"/>
                <w:lang w:val="en-US"/>
              </w:rPr>
            </w:rPrChange>
          </w:rPr>
          <w:t xml:space="preserve"> </w:t>
        </w:r>
      </w:ins>
      <w:ins w:id="147" w:author="Microsoft Office User" w:date="2026-04-27T18:18:00Z" w16du:dateUtc="2026-04-27T15:18:00Z">
        <w:r>
          <w:rPr>
            <w:rFonts w:ascii="Times New Roman" w:hAnsi="Times New Roman" w:cs="Times New Roman"/>
            <w:color w:val="000000" w:themeColor="text1"/>
            <w:lang w:val="en-US"/>
          </w:rPr>
          <w:t>HLA</w:t>
        </w:r>
        <w:r w:rsidRPr="00DE1726">
          <w:rPr>
            <w:rFonts w:ascii="Times New Roman" w:hAnsi="Times New Roman" w:cs="Times New Roman"/>
            <w:color w:val="000000" w:themeColor="text1"/>
            <w:rPrChange w:id="148" w:author="Microsoft Office User" w:date="2026-04-27T18:18:00Z" w16du:dateUtc="2026-04-27T15:18:00Z">
              <w:rPr>
                <w:rFonts w:ascii="Times New Roman" w:hAnsi="Times New Roman" w:cs="Times New Roman"/>
                <w:color w:val="000000" w:themeColor="text1"/>
                <w:lang w:val="en-US"/>
              </w:rPr>
            </w:rPrChange>
          </w:rPr>
          <w:t xml:space="preserve"> </w:t>
        </w:r>
      </w:ins>
      <w:ins w:id="149" w:author="Microsoft Office User" w:date="2026-04-27T18:19:00Z" w16du:dateUtc="2026-04-27T15:19:00Z">
        <w:r>
          <w:rPr>
            <w:rFonts w:ascii="Times New Roman" w:hAnsi="Times New Roman" w:cs="Times New Roman"/>
            <w:color w:val="000000" w:themeColor="text1"/>
          </w:rPr>
          <w:t>класса</w:t>
        </w:r>
      </w:ins>
      <w:ins w:id="150" w:author="Microsoft Office User" w:date="2026-04-27T18:18:00Z" w16du:dateUtc="2026-04-27T15:18:00Z">
        <w:r>
          <w:rPr>
            <w:rFonts w:ascii="Times New Roman" w:hAnsi="Times New Roman" w:cs="Times New Roman"/>
            <w:color w:val="000000" w:themeColor="text1"/>
          </w:rPr>
          <w:t xml:space="preserve"> 1 —</w:t>
        </w:r>
      </w:ins>
      <w:ins w:id="151" w:author="Microsoft Office User" w:date="2026-04-27T18:19:00Z" w16du:dateUtc="2026-04-27T15:19:00Z">
        <w:r>
          <w:rPr>
            <w:rFonts w:ascii="Times New Roman" w:hAnsi="Times New Roman" w:cs="Times New Roman"/>
            <w:color w:val="000000" w:themeColor="text1"/>
          </w:rPr>
          <w:t xml:space="preserve"> генетическая эволюция</w:t>
        </w:r>
      </w:ins>
      <w:ins w:id="152" w:author="Microsoft Office User" w:date="2026-04-27T18:18:00Z" w16du:dateUtc="2026-04-27T15:18:00Z">
        <w:r>
          <w:rPr>
            <w:rFonts w:ascii="Times New Roman" w:hAnsi="Times New Roman" w:cs="Times New Roman"/>
            <w:color w:val="000000" w:themeColor="text1"/>
          </w:rPr>
          <w:t xml:space="preserve"> </w:t>
        </w:r>
      </w:ins>
      <w:ins w:id="153" w:author="Microsoft Office User" w:date="2026-04-27T18:20:00Z" w16du:dateUtc="2026-04-27T15:20:00Z">
        <w:r>
          <w:rPr>
            <w:rFonts w:ascii="Times New Roman" w:hAnsi="Times New Roman" w:cs="Times New Roman"/>
            <w:color w:val="000000" w:themeColor="text1"/>
          </w:rPr>
          <w:t xml:space="preserve">вируса в </w:t>
        </w:r>
      </w:ins>
      <w:ins w:id="154" w:author="Microsoft Office User" w:date="2026-04-27T18:18:00Z" w16du:dateUtc="2026-04-27T15:18:00Z">
        <w:r>
          <w:rPr>
            <w:rFonts w:ascii="Times New Roman" w:hAnsi="Times New Roman" w:cs="Times New Roman"/>
            <w:color w:val="000000" w:themeColor="text1"/>
          </w:rPr>
          <w:t>эпитоп</w:t>
        </w:r>
      </w:ins>
      <w:ins w:id="155" w:author="Microsoft Office User" w:date="2026-04-27T18:20:00Z" w16du:dateUtc="2026-04-27T15:20:00Z">
        <w:r>
          <w:rPr>
            <w:rFonts w:ascii="Times New Roman" w:hAnsi="Times New Roman" w:cs="Times New Roman"/>
            <w:color w:val="000000" w:themeColor="text1"/>
          </w:rPr>
          <w:t>ах</w:t>
        </w:r>
      </w:ins>
      <w:ins w:id="156" w:author="Microsoft Office User" w:date="2026-04-27T18:18:00Z" w16du:dateUtc="2026-04-27T15:18:00Z">
        <w:r>
          <w:rPr>
            <w:rFonts w:ascii="Times New Roman" w:hAnsi="Times New Roman" w:cs="Times New Roman"/>
            <w:color w:val="000000" w:themeColor="text1"/>
          </w:rPr>
          <w:t xml:space="preserve"> клеток</w:t>
        </w:r>
      </w:ins>
      <w:ins w:id="157" w:author="Microsoft Office User" w:date="2026-04-27T18:20:00Z" w16du:dateUtc="2026-04-27T15:20:00Z">
        <w:r>
          <w:rPr>
            <w:rFonts w:ascii="Times New Roman" w:hAnsi="Times New Roman" w:cs="Times New Roman"/>
            <w:color w:val="000000" w:themeColor="text1"/>
          </w:rPr>
          <w:t>-</w:t>
        </w:r>
      </w:ins>
      <w:ins w:id="158" w:author="Microsoft Office User" w:date="2026-04-27T18:18:00Z" w16du:dateUtc="2026-04-27T15:18:00Z">
        <w:r>
          <w:rPr>
            <w:rFonts w:ascii="Times New Roman" w:hAnsi="Times New Roman" w:cs="Times New Roman"/>
            <w:color w:val="000000" w:themeColor="text1"/>
          </w:rPr>
          <w:t>убийц</w:t>
        </w:r>
      </w:ins>
      <w:ins w:id="159" w:author="Microsoft Office User" w:date="2026-04-27T18:19:00Z" w16du:dateUtc="2026-04-27T15:19:00Z">
        <w:r>
          <w:rPr>
            <w:rFonts w:ascii="Times New Roman" w:hAnsi="Times New Roman" w:cs="Times New Roman"/>
            <w:color w:val="000000" w:themeColor="text1"/>
          </w:rPr>
          <w:t xml:space="preserve"> в пац</w:t>
        </w:r>
      </w:ins>
      <w:ins w:id="160" w:author="Microsoft Office User" w:date="2026-04-27T18:20:00Z" w16du:dateUtc="2026-04-27T15:20:00Z">
        <w:r>
          <w:rPr>
            <w:rFonts w:ascii="Times New Roman" w:hAnsi="Times New Roman" w:cs="Times New Roman"/>
            <w:color w:val="000000" w:themeColor="text1"/>
          </w:rPr>
          <w:t>иентах</w:t>
        </w:r>
      </w:ins>
      <w:ins w:id="161" w:author="Microsoft Office User" w:date="2026-04-27T18:18:00Z" w16du:dateUtc="2026-04-27T15:18:00Z">
        <w:r>
          <w:rPr>
            <w:rFonts w:ascii="Times New Roman" w:hAnsi="Times New Roman" w:cs="Times New Roman"/>
            <w:color w:val="000000" w:themeColor="text1"/>
          </w:rPr>
          <w:t xml:space="preserve">. </w:t>
        </w:r>
      </w:ins>
      <w:r w:rsidR="001A76F3" w:rsidRPr="00115D38">
        <w:rPr>
          <w:rFonts w:ascii="Times New Roman" w:hAnsi="Times New Roman" w:cs="Times New Roman"/>
          <w:color w:val="000000" w:themeColor="text1"/>
        </w:rPr>
        <w:t>ВИЧ быстро эволюционирует и ускользает от цитотоксических Т-лимфоцитов (CTL), накапливая мутации в CTL-эпитопах. Порядок, в котором эпитопы теряются, является важной характеристикой инфекции. Он может определить исход конкуренции между вирусными вариантами и результирующую вирусную нагрузку, и, таким образом, в конечном итоге, скорость прогрессирования заболевания</w:t>
      </w:r>
      <w:r w:rsidR="001A76F3">
        <w:rPr>
          <w:rFonts w:ascii="Times New Roman" w:hAnsi="Times New Roman" w:cs="Times New Roman"/>
          <w:color w:val="000000" w:themeColor="text1"/>
        </w:rPr>
        <w:t>.</w:t>
      </w:r>
    </w:p>
    <w:p w14:paraId="234A2015" w14:textId="7584B080" w:rsidR="00CE4F41" w:rsidRDefault="001A76F3" w:rsidP="00E25247">
      <w:pPr>
        <w:rPr>
          <w:rFonts w:ascii="Times New Roman" w:hAnsi="Times New Roman" w:cs="Times New Roman"/>
          <w:color w:val="000000" w:themeColor="text1"/>
        </w:rPr>
      </w:pPr>
      <w:r w:rsidRPr="00F37EBC">
        <w:rPr>
          <w:rFonts w:ascii="Times New Roman" w:hAnsi="Times New Roman" w:cs="Times New Roman"/>
          <w:color w:val="000000" w:themeColor="text1"/>
        </w:rPr>
        <w:t>CTL-ответ редко подавляется</w:t>
      </w:r>
      <w:r>
        <w:rPr>
          <w:rFonts w:ascii="Times New Roman" w:hAnsi="Times New Roman" w:cs="Times New Roman"/>
          <w:color w:val="000000" w:themeColor="text1"/>
        </w:rPr>
        <w:t xml:space="preserve"> </w:t>
      </w:r>
      <w:r w:rsidRPr="00F37EBC">
        <w:rPr>
          <w:rFonts w:ascii="Times New Roman" w:hAnsi="Times New Roman" w:cs="Times New Roman"/>
          <w:color w:val="000000" w:themeColor="text1"/>
        </w:rPr>
        <w:t xml:space="preserve">полностью. Обычно мутация </w:t>
      </w:r>
      <w:r>
        <w:rPr>
          <w:rFonts w:ascii="Times New Roman" w:hAnsi="Times New Roman" w:cs="Times New Roman"/>
          <w:color w:val="000000" w:themeColor="text1"/>
        </w:rPr>
        <w:t xml:space="preserve">лишь </w:t>
      </w:r>
      <w:r w:rsidRPr="00F37EBC">
        <w:rPr>
          <w:rFonts w:ascii="Times New Roman" w:hAnsi="Times New Roman" w:cs="Times New Roman"/>
          <w:color w:val="000000" w:themeColor="text1"/>
        </w:rPr>
        <w:t>уменьшает распознавание эпитопа на некоторую долю Dr</w:t>
      </w:r>
      <w:r>
        <w:rPr>
          <w:rFonts w:ascii="Times New Roman" w:hAnsi="Times New Roman" w:cs="Times New Roman"/>
          <w:color w:val="000000" w:themeColor="text1"/>
        </w:rPr>
        <w:t xml:space="preserve"> &lt;</w:t>
      </w:r>
      <w:r w:rsidRPr="00F37EBC">
        <w:rPr>
          <w:rFonts w:ascii="Times New Roman" w:hAnsi="Times New Roman" w:cs="Times New Roman"/>
          <w:color w:val="000000" w:themeColor="text1"/>
        </w:rPr>
        <w:t xml:space="preserve"> 1</w:t>
      </w:r>
      <w:r>
        <w:rPr>
          <w:rFonts w:ascii="Times New Roman" w:hAnsi="Times New Roman" w:cs="Times New Roman"/>
          <w:color w:val="000000" w:themeColor="text1"/>
        </w:rPr>
        <w:t xml:space="preserve">. Оценка </w:t>
      </w:r>
      <w:r w:rsidR="00115D38" w:rsidRPr="00115D38">
        <w:rPr>
          <w:rFonts w:ascii="Times New Roman" w:hAnsi="Times New Roman" w:cs="Times New Roman"/>
          <w:color w:val="000000" w:themeColor="text1"/>
        </w:rPr>
        <w:t xml:space="preserve">Dr </w:t>
      </w:r>
      <w:r>
        <w:rPr>
          <w:rFonts w:ascii="Times New Roman" w:hAnsi="Times New Roman" w:cs="Times New Roman"/>
          <w:color w:val="000000" w:themeColor="text1"/>
        </w:rPr>
        <w:t xml:space="preserve"> из</w:t>
      </w:r>
      <w:r w:rsidR="005D1809" w:rsidRPr="00115D38">
        <w:rPr>
          <w:rFonts w:ascii="Times New Roman" w:hAnsi="Times New Roman" w:cs="Times New Roman"/>
          <w:color w:val="000000" w:themeColor="text1"/>
        </w:rPr>
        <w:t xml:space="preserve"> </w:t>
      </w:r>
      <w:r w:rsidR="00115D38" w:rsidRPr="00115D38">
        <w:rPr>
          <w:rFonts w:ascii="Times New Roman" w:hAnsi="Times New Roman" w:cs="Times New Roman"/>
          <w:color w:val="000000" w:themeColor="text1"/>
        </w:rPr>
        <w:t>опубликованных экспериментальных данных</w:t>
      </w:r>
      <w:r>
        <w:rPr>
          <w:rFonts w:ascii="Times New Roman" w:hAnsi="Times New Roman" w:cs="Times New Roman"/>
          <w:color w:val="000000" w:themeColor="text1"/>
        </w:rPr>
        <w:t xml:space="preserve"> находится</w:t>
      </w:r>
      <w:r w:rsidR="00115D38" w:rsidRPr="00115D38">
        <w:rPr>
          <w:rFonts w:ascii="Times New Roman" w:hAnsi="Times New Roman" w:cs="Times New Roman"/>
          <w:color w:val="000000" w:themeColor="text1"/>
        </w:rPr>
        <w:t xml:space="preserve"> в диапазоне 0.01–0.86</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Batorsky</w:t>
      </w:r>
      <w:r w:rsidRPr="008C7D1E">
        <w:rPr>
          <w:rFonts w:ascii="Times New Roman" w:hAnsi="Times New Roman" w:cs="Times New Roman"/>
          <w:color w:val="000000" w:themeColor="text1"/>
        </w:rPr>
        <w:t xml:space="preserve"> </w:t>
      </w:r>
      <w:r>
        <w:rPr>
          <w:rFonts w:ascii="Times New Roman" w:hAnsi="Times New Roman" w:cs="Times New Roman"/>
          <w:color w:val="000000" w:themeColor="text1"/>
          <w:lang w:val="en-US"/>
        </w:rPr>
        <w:t>et</w:t>
      </w:r>
      <w:r w:rsidRPr="008C7D1E">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al</w:t>
      </w:r>
      <w:r w:rsidRPr="008C7D1E">
        <w:rPr>
          <w:rFonts w:ascii="Times New Roman" w:hAnsi="Times New Roman" w:cs="Times New Roman"/>
          <w:color w:val="000000" w:themeColor="text1"/>
        </w:rPr>
        <w:t xml:space="preserve"> 2014)</w:t>
      </w:r>
      <w:r w:rsidR="00115D38" w:rsidRPr="00115D38">
        <w:rPr>
          <w:rFonts w:ascii="Times New Roman" w:hAnsi="Times New Roman" w:cs="Times New Roman"/>
          <w:color w:val="000000" w:themeColor="text1"/>
        </w:rPr>
        <w:t xml:space="preserve">. </w:t>
      </w:r>
      <w:r w:rsidR="00115D38" w:rsidRPr="00115D38">
        <w:rPr>
          <w:rFonts w:ascii="Times New Roman" w:hAnsi="Times New Roman" w:cs="Times New Roman"/>
          <w:color w:val="000000" w:themeColor="text1"/>
        </w:rPr>
        <w:lastRenderedPageBreak/>
        <w:t>Частичное ускользание так же важно, как и цена мутации, для предсказания порядка ускользания и, в конечном итоге, для предсказания консервативных эпитопов как мишеней для вакцин.</w:t>
      </w:r>
    </w:p>
    <w:p w14:paraId="7E057184" w14:textId="106B2C72" w:rsidR="00F37EBC" w:rsidDel="00DE1726" w:rsidRDefault="001A76F3" w:rsidP="00E25247">
      <w:pPr>
        <w:rPr>
          <w:del w:id="162" w:author="Microsoft Office User" w:date="2026-04-27T18:21:00Z" w16du:dateUtc="2026-04-27T15:21:00Z"/>
          <w:rFonts w:ascii="Times New Roman" w:hAnsi="Times New Roman" w:cs="Times New Roman"/>
          <w:color w:val="000000" w:themeColor="text1"/>
        </w:rPr>
      </w:pPr>
      <w:r w:rsidRPr="00115D38">
        <w:rPr>
          <w:rFonts w:ascii="Times New Roman" w:hAnsi="Times New Roman" w:cs="Times New Roman"/>
          <w:color w:val="000000" w:themeColor="text1"/>
        </w:rPr>
        <w:t>Относительный порядок, в котором появляются варианты вируса с мутациями в разных CTL-эпитопах, объясн</w:t>
      </w:r>
      <w:r>
        <w:rPr>
          <w:rFonts w:ascii="Times New Roman" w:hAnsi="Times New Roman" w:cs="Times New Roman"/>
          <w:color w:val="000000" w:themeColor="text1"/>
        </w:rPr>
        <w:t xml:space="preserve">яется </w:t>
      </w:r>
      <w:r w:rsidRPr="00115D38">
        <w:rPr>
          <w:rFonts w:ascii="Times New Roman" w:hAnsi="Times New Roman" w:cs="Times New Roman"/>
          <w:color w:val="000000" w:themeColor="text1"/>
        </w:rPr>
        <w:t>компромиссом между выгодой мутации (доля CTL-давления, от которой удалось ускользнуть, Dr) и ее ценой для приспособленности вируса (Df)</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Batorsky</w:t>
      </w:r>
      <w:r w:rsidRPr="00CA5A08">
        <w:rPr>
          <w:rFonts w:ascii="Times New Roman" w:hAnsi="Times New Roman" w:cs="Times New Roman"/>
          <w:color w:val="000000" w:themeColor="text1"/>
        </w:rPr>
        <w:t xml:space="preserve"> </w:t>
      </w:r>
      <w:r>
        <w:rPr>
          <w:rFonts w:ascii="Times New Roman" w:hAnsi="Times New Roman" w:cs="Times New Roman"/>
          <w:color w:val="000000" w:themeColor="text1"/>
          <w:lang w:val="en-US"/>
        </w:rPr>
        <w:t>et</w:t>
      </w:r>
      <w:r w:rsidRPr="00CA5A08">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al</w:t>
      </w:r>
      <w:r w:rsidRPr="00CA5A08">
        <w:rPr>
          <w:rFonts w:ascii="Times New Roman" w:hAnsi="Times New Roman" w:cs="Times New Roman"/>
          <w:color w:val="000000" w:themeColor="text1"/>
        </w:rPr>
        <w:t xml:space="preserve"> 2014)</w:t>
      </w:r>
      <w:r w:rsidRPr="00115D38">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F37EBC" w:rsidRPr="00F37EBC">
        <w:rPr>
          <w:rFonts w:ascii="Times New Roman" w:hAnsi="Times New Roman" w:cs="Times New Roman"/>
          <w:color w:val="000000" w:themeColor="text1"/>
        </w:rPr>
        <w:t>Эпитопы, которые ускользают рано, имеют комбинацию высокой выгоды (большой Dr) и низкой цены (малый Df). И наоборот, консервативные эпитопы, согласно предсказаниям, имеют малый Dr и/или высокий Df.</w:t>
      </w:r>
      <w:ins w:id="163" w:author="Microsoft Office User" w:date="2026-04-27T18:21:00Z" w16du:dateUtc="2026-04-27T15:21:00Z">
        <w:r w:rsidR="00DE1726">
          <w:rPr>
            <w:rFonts w:ascii="Times New Roman" w:hAnsi="Times New Roman" w:cs="Times New Roman"/>
            <w:color w:val="000000" w:themeColor="text1"/>
          </w:rPr>
          <w:t xml:space="preserve"> </w:t>
        </w:r>
      </w:ins>
    </w:p>
    <w:p w14:paraId="2A16E457" w14:textId="13BB14E5" w:rsidR="000856EB" w:rsidRDefault="001A76F3" w:rsidP="00E25247">
      <w:pPr>
        <w:rPr>
          <w:rFonts w:ascii="Times New Roman" w:hAnsi="Times New Roman" w:cs="Times New Roman"/>
          <w:color w:val="000000" w:themeColor="text1"/>
        </w:rPr>
      </w:pPr>
      <w:r>
        <w:rPr>
          <w:rFonts w:ascii="Times New Roman" w:hAnsi="Times New Roman" w:cs="Times New Roman"/>
          <w:color w:val="000000" w:themeColor="text1"/>
        </w:rPr>
        <w:t>Цитируемая модель также</w:t>
      </w:r>
      <w:r w:rsidRPr="008C7D1E">
        <w:rPr>
          <w:rFonts w:ascii="Times New Roman" w:hAnsi="Times New Roman" w:cs="Times New Roman"/>
          <w:color w:val="000000" w:themeColor="text1"/>
        </w:rPr>
        <w:t xml:space="preserve"> </w:t>
      </w:r>
      <w:r w:rsidR="00F37EBC" w:rsidRPr="00F37EBC">
        <w:rPr>
          <w:rFonts w:ascii="Times New Roman" w:hAnsi="Times New Roman" w:cs="Times New Roman"/>
          <w:color w:val="000000" w:themeColor="text1"/>
        </w:rPr>
        <w:t xml:space="preserve">объясняет наблюдаемый непоследовательный </w:t>
      </w:r>
      <w:del w:id="164" w:author="Microsoft Office User" w:date="2026-04-27T18:21:00Z" w16du:dateUtc="2026-04-27T15:21:00Z">
        <w:r w:rsidR="00F37EBC" w:rsidRPr="00F37EBC" w:rsidDel="00DE1726">
          <w:rPr>
            <w:rFonts w:ascii="Times New Roman" w:hAnsi="Times New Roman" w:cs="Times New Roman"/>
            <w:color w:val="000000" w:themeColor="text1"/>
          </w:rPr>
          <w:delText>(non-nested) паттерн</w:delText>
        </w:r>
      </w:del>
      <w:ins w:id="165" w:author="Microsoft Office User" w:date="2026-04-27T18:21:00Z" w16du:dateUtc="2026-04-27T15:21:00Z">
        <w:r w:rsidR="00DE1726">
          <w:rPr>
            <w:rFonts w:ascii="Times New Roman" w:hAnsi="Times New Roman" w:cs="Times New Roman"/>
            <w:color w:val="000000" w:themeColor="text1"/>
          </w:rPr>
          <w:t>порядок</w:t>
        </w:r>
      </w:ins>
      <w:del w:id="166" w:author="Microsoft Office User" w:date="2026-04-27T18:21:00Z" w16du:dateUtc="2026-04-27T15:21:00Z">
        <w:r w:rsidR="00F37EBC" w:rsidRPr="00F37EBC" w:rsidDel="00DE1726">
          <w:rPr>
            <w:rFonts w:ascii="Times New Roman" w:hAnsi="Times New Roman" w:cs="Times New Roman"/>
            <w:color w:val="000000" w:themeColor="text1"/>
          </w:rPr>
          <w:delText xml:space="preserve"> множественных escape-</w:delText>
        </w:r>
      </w:del>
      <w:r w:rsidR="00F37EBC" w:rsidRPr="00F37EBC">
        <w:rPr>
          <w:rFonts w:ascii="Times New Roman" w:hAnsi="Times New Roman" w:cs="Times New Roman"/>
          <w:color w:val="000000" w:themeColor="text1"/>
        </w:rPr>
        <w:t>мутаций в одном и том же эпитопе</w:t>
      </w:r>
      <w:ins w:id="167" w:author="Microsoft Office User" w:date="2026-04-27T18:22:00Z" w16du:dateUtc="2026-04-27T15:22:00Z">
        <w:r w:rsidR="00DE1726">
          <w:rPr>
            <w:rFonts w:ascii="Times New Roman" w:hAnsi="Times New Roman" w:cs="Times New Roman"/>
            <w:color w:val="000000" w:themeColor="text1"/>
          </w:rPr>
          <w:t xml:space="preserve"> </w:t>
        </w:r>
        <w:r w:rsidR="00DE1726">
          <w:rPr>
            <w:rFonts w:ascii="Times New Roman" w:hAnsi="Times New Roman" w:cs="Times New Roman"/>
            <w:color w:val="000000" w:themeColor="text1"/>
          </w:rPr>
          <w:t>(</w:t>
        </w:r>
        <w:r w:rsidR="00DE1726">
          <w:rPr>
            <w:rFonts w:ascii="Times New Roman" w:hAnsi="Times New Roman" w:cs="Times New Roman"/>
            <w:color w:val="000000" w:themeColor="text1"/>
            <w:lang w:val="en-US"/>
          </w:rPr>
          <w:t>Batorsky</w:t>
        </w:r>
        <w:r w:rsidR="00DE1726" w:rsidRPr="00CA5A08">
          <w:rPr>
            <w:rFonts w:ascii="Times New Roman" w:hAnsi="Times New Roman" w:cs="Times New Roman"/>
            <w:color w:val="000000" w:themeColor="text1"/>
          </w:rPr>
          <w:t xml:space="preserve"> </w:t>
        </w:r>
        <w:r w:rsidR="00DE1726">
          <w:rPr>
            <w:rFonts w:ascii="Times New Roman" w:hAnsi="Times New Roman" w:cs="Times New Roman"/>
            <w:color w:val="000000" w:themeColor="text1"/>
            <w:lang w:val="en-US"/>
          </w:rPr>
          <w:t>et</w:t>
        </w:r>
        <w:r w:rsidR="00DE1726" w:rsidRPr="00CA5A08">
          <w:rPr>
            <w:rFonts w:ascii="Times New Roman" w:hAnsi="Times New Roman" w:cs="Times New Roman"/>
            <w:color w:val="000000" w:themeColor="text1"/>
          </w:rPr>
          <w:t xml:space="preserve"> </w:t>
        </w:r>
        <w:r w:rsidR="00DE1726">
          <w:rPr>
            <w:rFonts w:ascii="Times New Roman" w:hAnsi="Times New Roman" w:cs="Times New Roman"/>
            <w:color w:val="000000" w:themeColor="text1"/>
            <w:lang w:val="en-US"/>
          </w:rPr>
          <w:t>al</w:t>
        </w:r>
        <w:r w:rsidR="00DE1726" w:rsidRPr="00CA5A08">
          <w:rPr>
            <w:rFonts w:ascii="Times New Roman" w:hAnsi="Times New Roman" w:cs="Times New Roman"/>
            <w:color w:val="000000" w:themeColor="text1"/>
          </w:rPr>
          <w:t xml:space="preserve"> 2014)</w:t>
        </w:r>
      </w:ins>
      <w:r w:rsidR="00F37EBC" w:rsidRPr="00F37EBC">
        <w:rPr>
          <w:rFonts w:ascii="Times New Roman" w:hAnsi="Times New Roman" w:cs="Times New Roman"/>
          <w:color w:val="000000" w:themeColor="text1"/>
        </w:rPr>
        <w:t xml:space="preserve">. </w:t>
      </w:r>
      <w:del w:id="168" w:author="Microsoft Office User" w:date="2026-04-27T18:21:00Z" w16du:dateUtc="2026-04-27T15:21:00Z">
        <w:r w:rsidR="00F37EBC" w:rsidRPr="00F37EBC" w:rsidDel="00DE1726">
          <w:rPr>
            <w:rFonts w:ascii="Times New Roman" w:hAnsi="Times New Roman" w:cs="Times New Roman"/>
            <w:color w:val="000000" w:themeColor="text1"/>
          </w:rPr>
          <w:delText>Этот паттерн является комбинированным эффектом временных изменений в селекционном давлении и частичного ускользания. Поскольку CTL-ответ ослабевает из-за ускользания в других эпитопах, селективное давление на данный эпитоп уменьшается, позволяя менее приспособленному варианту быть замененным более приспособленным</w:delText>
        </w:r>
        <w:r w:rsidDel="00DE1726">
          <w:rPr>
            <w:rFonts w:ascii="Times New Roman" w:hAnsi="Times New Roman" w:cs="Times New Roman"/>
            <w:color w:val="000000" w:themeColor="text1"/>
          </w:rPr>
          <w:delText>.</w:delText>
        </w:r>
      </w:del>
    </w:p>
    <w:p w14:paraId="6CB816A6" w14:textId="5B85BFC3" w:rsidR="007F59EC" w:rsidRPr="008C7D1E" w:rsidRDefault="001A76F3" w:rsidP="007F59EC">
      <w:pPr>
        <w:pStyle w:val="ds-markdown-paragraph"/>
        <w:shd w:val="clear" w:color="auto" w:fill="FFFFFF"/>
        <w:spacing w:before="240" w:beforeAutospacing="0" w:after="240" w:afterAutospacing="0"/>
        <w:rPr>
          <w:color w:val="0F1115"/>
          <w:lang w:val="ru-RU"/>
        </w:rPr>
      </w:pPr>
      <w:r w:rsidRPr="008C7D1E">
        <w:rPr>
          <w:color w:val="000000" w:themeColor="text1"/>
          <w:lang w:val="ru-RU"/>
        </w:rPr>
        <w:t>В соотвестви</w:t>
      </w:r>
      <w:ins w:id="169" w:author="Microsoft Office User" w:date="2026-04-27T18:21:00Z" w16du:dateUtc="2026-04-27T15:21:00Z">
        <w:r w:rsidR="00DE1726">
          <w:rPr>
            <w:color w:val="000000" w:themeColor="text1"/>
            <w:lang w:val="ru-RU"/>
          </w:rPr>
          <w:t>и</w:t>
        </w:r>
      </w:ins>
      <w:del w:id="170" w:author="Microsoft Office User" w:date="2026-04-27T18:21:00Z" w16du:dateUtc="2026-04-27T15:21:00Z">
        <w:r w:rsidRPr="008C7D1E" w:rsidDel="00DE1726">
          <w:rPr>
            <w:color w:val="000000" w:themeColor="text1"/>
            <w:lang w:val="ru-RU"/>
          </w:rPr>
          <w:delText>е</w:delText>
        </w:r>
      </w:del>
      <w:r w:rsidRPr="008C7D1E">
        <w:rPr>
          <w:color w:val="000000" w:themeColor="text1"/>
          <w:lang w:val="ru-RU"/>
        </w:rPr>
        <w:t xml:space="preserve"> с этими результатами, корреляция между определенными </w:t>
      </w:r>
      <w:r>
        <w:rPr>
          <w:color w:val="000000" w:themeColor="text1"/>
          <w:lang w:val="en-US"/>
        </w:rPr>
        <w:t>HLA</w:t>
      </w:r>
      <w:r w:rsidRPr="008C7D1E">
        <w:rPr>
          <w:color w:val="000000" w:themeColor="text1"/>
          <w:lang w:val="ru-RU"/>
        </w:rPr>
        <w:t xml:space="preserve"> гаплотипами и контролем вируса могло бы объясняться более высокой стоимостью мутаций или слабой потерей распоснования в доминантных этпитопах ВИЧ распозноваемых Т клеточными рецепторами этих </w:t>
      </w:r>
      <w:r>
        <w:rPr>
          <w:color w:val="000000" w:themeColor="text1"/>
          <w:lang w:val="en-US"/>
        </w:rPr>
        <w:t>HLA</w:t>
      </w:r>
      <w:r w:rsidRPr="008C7D1E">
        <w:rPr>
          <w:color w:val="000000" w:themeColor="text1"/>
          <w:lang w:val="ru-RU"/>
        </w:rPr>
        <w:t xml:space="preserve"> гаплотипов. </w:t>
      </w:r>
      <w:r w:rsidR="007F59EC" w:rsidRPr="008C7D1E">
        <w:rPr>
          <w:color w:val="0F1115"/>
          <w:lang w:val="ru-RU"/>
        </w:rPr>
        <w:t xml:space="preserve">Экспериментальное подтверждение этой гипотезы было получено в работе </w:t>
      </w:r>
      <w:r w:rsidR="007F59EC" w:rsidRPr="008C7D1E">
        <w:rPr>
          <w:color w:val="0F1115"/>
        </w:rPr>
        <w:t>Mostowy</w:t>
      </w:r>
      <w:r w:rsidR="007F59EC" w:rsidRPr="008C7D1E">
        <w:rPr>
          <w:color w:val="0F1115"/>
          <w:lang w:val="ru-RU"/>
        </w:rPr>
        <w:t xml:space="preserve"> и соавторов, которые впервые количественно оценили цену мутаций ускользания от презентации </w:t>
      </w:r>
      <w:r w:rsidR="007F59EC" w:rsidRPr="008C7D1E">
        <w:rPr>
          <w:color w:val="0F1115"/>
        </w:rPr>
        <w:t>HLA</w:t>
      </w:r>
      <w:r w:rsidR="007F59EC" w:rsidRPr="008C7D1E">
        <w:rPr>
          <w:color w:val="0F1115"/>
          <w:lang w:val="ru-RU"/>
        </w:rPr>
        <w:t xml:space="preserve"> в генах протеазы и обратной транскриптазы ВИЧ-1</w:t>
      </w:r>
      <w:ins w:id="171" w:author="Microsoft Office User" w:date="2026-04-27T18:22:00Z" w16du:dateUtc="2026-04-27T15:22:00Z">
        <w:r w:rsidR="00DE1726">
          <w:rPr>
            <w:color w:val="0F1115"/>
            <w:lang w:val="ru-RU"/>
          </w:rPr>
          <w:t xml:space="preserve"> </w:t>
        </w:r>
        <w:r w:rsidR="00DE1726" w:rsidRPr="00DE1726">
          <w:rPr>
            <w:color w:val="0F1115"/>
            <w:highlight w:val="yellow"/>
            <w:lang w:val="ru-RU"/>
            <w:rPrChange w:id="172" w:author="Microsoft Office User" w:date="2026-04-27T18:22:00Z" w16du:dateUtc="2026-04-27T15:22:00Z">
              <w:rPr>
                <w:color w:val="0F1115"/>
                <w:lang w:val="ru-RU"/>
              </w:rPr>
            </w:rPrChange>
          </w:rPr>
          <w:t>(ссылка)</w:t>
        </w:r>
      </w:ins>
      <w:r w:rsidR="007F59EC" w:rsidRPr="00DE1726">
        <w:rPr>
          <w:color w:val="0F1115"/>
          <w:highlight w:val="yellow"/>
          <w:lang w:val="ru-RU"/>
          <w:rPrChange w:id="173" w:author="Microsoft Office User" w:date="2026-04-27T18:22:00Z" w16du:dateUtc="2026-04-27T15:22:00Z">
            <w:rPr>
              <w:color w:val="0F1115"/>
              <w:lang w:val="ru-RU"/>
            </w:rPr>
          </w:rPrChange>
        </w:rPr>
        <w:t>.</w:t>
      </w:r>
      <w:r w:rsidR="007F59EC" w:rsidRPr="008C7D1E">
        <w:rPr>
          <w:color w:val="0F1115"/>
          <w:lang w:val="ru-RU"/>
        </w:rPr>
        <w:t xml:space="preserve"> Используя комбинацию методов машинного обучения для предсказания репликативной способности (</w:t>
      </w:r>
      <w:r w:rsidR="007F59EC" w:rsidRPr="008C7D1E">
        <w:rPr>
          <w:color w:val="0F1115"/>
        </w:rPr>
        <w:t>ridge</w:t>
      </w:r>
      <w:r w:rsidR="007F59EC" w:rsidRPr="008C7D1E">
        <w:rPr>
          <w:color w:val="0F1115"/>
          <w:lang w:val="ru-RU"/>
        </w:rPr>
        <w:t xml:space="preserve"> </w:t>
      </w:r>
      <w:r w:rsidR="007F59EC" w:rsidRPr="008C7D1E">
        <w:rPr>
          <w:color w:val="0F1115"/>
        </w:rPr>
        <w:t>regression</w:t>
      </w:r>
      <w:r w:rsidR="007F59EC" w:rsidRPr="008C7D1E">
        <w:rPr>
          <w:color w:val="0F1115"/>
          <w:lang w:val="ru-RU"/>
        </w:rPr>
        <w:t xml:space="preserve">) и нейросетевого подхода для предсказания связывания пептидов с </w:t>
      </w:r>
      <w:r w:rsidR="007F59EC" w:rsidRPr="008C7D1E">
        <w:rPr>
          <w:color w:val="0F1115"/>
        </w:rPr>
        <w:t>HLA</w:t>
      </w:r>
      <w:r w:rsidR="007F59EC" w:rsidRPr="008C7D1E">
        <w:rPr>
          <w:color w:val="0F1115"/>
          <w:lang w:val="ru-RU"/>
        </w:rPr>
        <w:t xml:space="preserve"> (</w:t>
      </w:r>
      <w:r w:rsidR="007F59EC" w:rsidRPr="008C7D1E">
        <w:rPr>
          <w:color w:val="0F1115"/>
        </w:rPr>
        <w:t>NetMHCpan</w:t>
      </w:r>
      <w:r w:rsidR="007F59EC" w:rsidRPr="008C7D1E">
        <w:rPr>
          <w:color w:val="0F1115"/>
          <w:lang w:val="ru-RU"/>
        </w:rPr>
        <w:t>), они проанализировали более 70 000 вирусных последовательностей.</w:t>
      </w:r>
    </w:p>
    <w:p w14:paraId="6D49CA80" w14:textId="7B878E98"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Их главный результат имеет прямое отношение к нашей работе: мутации, нарушающие связывание пептидов с молекулами</w:t>
      </w:r>
      <w:r w:rsidRPr="008C7D1E">
        <w:rPr>
          <w:rFonts w:ascii="Times New Roman" w:eastAsia="Times New Roman" w:hAnsi="Times New Roman" w:cs="Times New Roman"/>
          <w:color w:val="0F1115"/>
          <w:lang w:val="en-GB" w:eastAsia="en-GB"/>
        </w:rPr>
        <w:t> 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 демонстрируют значимо более низкую репликативную приспособленность </w:t>
      </w:r>
      <w:r w:rsidRPr="008C7D1E">
        <w:rPr>
          <w:rFonts w:ascii="Times New Roman" w:eastAsia="Times New Roman" w:hAnsi="Times New Roman" w:cs="Times New Roman"/>
          <w:color w:val="0F1115"/>
          <w:lang w:val="en-GB" w:eastAsia="en-GB"/>
        </w:rPr>
        <w:t>in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vitro</w:t>
      </w:r>
      <w:r w:rsidRPr="008C7D1E">
        <w:rPr>
          <w:rFonts w:ascii="Times New Roman" w:eastAsia="Times New Roman" w:hAnsi="Times New Roman" w:cs="Times New Roman"/>
          <w:color w:val="0F1115"/>
          <w:lang w:eastAsia="en-GB"/>
        </w:rPr>
        <w:t xml:space="preserve"> по сравнению с мутациями, не влияющими на связывание (</w:t>
      </w:r>
      <w:r w:rsidRPr="008C7D1E">
        <w:rPr>
          <w:rFonts w:ascii="Times New Roman" w:eastAsia="Times New Roman" w:hAnsi="Times New Roman" w:cs="Times New Roman"/>
          <w:color w:val="0F1115"/>
          <w:lang w:val="en-GB" w:eastAsia="en-GB"/>
        </w:rPr>
        <w:t>ρ</w:t>
      </w:r>
      <w:r w:rsidRPr="008C7D1E">
        <w:rPr>
          <w:rFonts w:ascii="Times New Roman" w:eastAsia="Times New Roman" w:hAnsi="Times New Roman" w:cs="Times New Roman"/>
          <w:color w:val="0F1115"/>
          <w:lang w:eastAsia="en-GB"/>
        </w:rPr>
        <w:t xml:space="preserve"> = -0.131,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 &lt; 5×10⁻⁶). Это означает, что </w:t>
      </w:r>
      <w:r w:rsidRPr="008C7D1E">
        <w:rPr>
          <w:rFonts w:ascii="Times New Roman" w:eastAsia="Times New Roman" w:hAnsi="Times New Roman" w:cs="Times New Roman"/>
          <w:color w:val="0F1115"/>
          <w:lang w:val="en-GB" w:eastAsia="en-GB"/>
        </w:rPr>
        <w:t>escape</w:t>
      </w:r>
      <w:r w:rsidRPr="008C7D1E">
        <w:rPr>
          <w:rFonts w:ascii="Times New Roman" w:eastAsia="Times New Roman" w:hAnsi="Times New Roman" w:cs="Times New Roman"/>
          <w:color w:val="0F1115"/>
          <w:lang w:eastAsia="en-GB"/>
        </w:rPr>
        <w:t xml:space="preserve">-мутации, эффективно снижающие распознавание иммунной системой (высокий </w:t>
      </w:r>
      <w:r w:rsidRPr="008C7D1E">
        <w:rPr>
          <w:rFonts w:ascii="Times New Roman" w:eastAsia="Times New Roman" w:hAnsi="Times New Roman" w:cs="Times New Roman"/>
          <w:color w:val="0F1115"/>
          <w:lang w:val="en-GB" w:eastAsia="en-GB"/>
        </w:rPr>
        <w:t>Dr</w:t>
      </w:r>
      <w:r w:rsidRPr="008C7D1E">
        <w:rPr>
          <w:rFonts w:ascii="Times New Roman" w:eastAsia="Times New Roman" w:hAnsi="Times New Roman" w:cs="Times New Roman"/>
          <w:color w:val="0F1115"/>
          <w:lang w:eastAsia="en-GB"/>
        </w:rPr>
        <w:t xml:space="preserve">), действительно несут более высокую фитнес-цену (высокий </w:t>
      </w:r>
      <w:r w:rsidRPr="008C7D1E">
        <w:rPr>
          <w:rFonts w:ascii="Times New Roman" w:eastAsia="Times New Roman" w:hAnsi="Times New Roman" w:cs="Times New Roman"/>
          <w:color w:val="0F1115"/>
          <w:lang w:val="en-GB" w:eastAsia="en-GB"/>
        </w:rPr>
        <w:t>Df</w:t>
      </w:r>
      <w:r w:rsidRPr="008C7D1E">
        <w:rPr>
          <w:rFonts w:ascii="Times New Roman" w:eastAsia="Times New Roman" w:hAnsi="Times New Roman" w:cs="Times New Roman"/>
          <w:color w:val="0F1115"/>
          <w:lang w:eastAsia="en-GB"/>
        </w:rPr>
        <w:t xml:space="preserve">). Таким образом, работа </w:t>
      </w:r>
      <w:ins w:id="174" w:author="Microsoft Office User" w:date="2026-04-27T18:22:00Z" w16du:dateUtc="2026-04-27T15:22:00Z">
        <w:r w:rsidR="00DE1726" w:rsidRPr="00DE1726">
          <w:rPr>
            <w:rFonts w:ascii="Times New Roman" w:eastAsia="Times New Roman" w:hAnsi="Times New Roman" w:cs="Times New Roman"/>
            <w:color w:val="0F1115"/>
            <w:highlight w:val="yellow"/>
            <w:lang w:eastAsia="en-GB"/>
            <w:rPrChange w:id="175" w:author="Microsoft Office User" w:date="2026-04-27T18:23:00Z" w16du:dateUtc="2026-04-27T15:23:00Z">
              <w:rPr>
                <w:rFonts w:ascii="Times New Roman" w:eastAsia="Times New Roman" w:hAnsi="Times New Roman" w:cs="Times New Roman"/>
                <w:color w:val="0F1115"/>
                <w:lang w:eastAsia="en-GB"/>
              </w:rPr>
            </w:rPrChange>
          </w:rPr>
          <w:t>(</w:t>
        </w:r>
      </w:ins>
      <w:r w:rsidRPr="00DE1726">
        <w:rPr>
          <w:rFonts w:ascii="Times New Roman" w:eastAsia="Times New Roman" w:hAnsi="Times New Roman" w:cs="Times New Roman"/>
          <w:color w:val="0F1115"/>
          <w:highlight w:val="yellow"/>
          <w:lang w:val="en-GB" w:eastAsia="en-GB"/>
          <w:rPrChange w:id="176" w:author="Microsoft Office User" w:date="2026-04-27T18:23:00Z" w16du:dateUtc="2026-04-27T15:23:00Z">
            <w:rPr>
              <w:rFonts w:ascii="Times New Roman" w:eastAsia="Times New Roman" w:hAnsi="Times New Roman" w:cs="Times New Roman"/>
              <w:color w:val="0F1115"/>
              <w:lang w:val="en-GB" w:eastAsia="en-GB"/>
            </w:rPr>
          </w:rPrChange>
        </w:rPr>
        <w:t>Mostowy</w:t>
      </w:r>
      <w:r w:rsidRPr="00DE1726">
        <w:rPr>
          <w:rFonts w:ascii="Times New Roman" w:eastAsia="Times New Roman" w:hAnsi="Times New Roman" w:cs="Times New Roman"/>
          <w:color w:val="0F1115"/>
          <w:highlight w:val="yellow"/>
          <w:lang w:eastAsia="en-GB"/>
          <w:rPrChange w:id="177" w:author="Microsoft Office User" w:date="2026-04-27T18:23:00Z" w16du:dateUtc="2026-04-27T15:23:00Z">
            <w:rPr>
              <w:rFonts w:ascii="Times New Roman" w:eastAsia="Times New Roman" w:hAnsi="Times New Roman" w:cs="Times New Roman"/>
              <w:color w:val="0F1115"/>
              <w:lang w:eastAsia="en-GB"/>
            </w:rPr>
          </w:rPrChange>
        </w:rPr>
        <w:t xml:space="preserve"> и соавторов</w:t>
      </w:r>
      <w:ins w:id="178" w:author="Microsoft Office User" w:date="2026-04-27T18:22:00Z" w16du:dateUtc="2026-04-27T15:22:00Z">
        <w:r w:rsidR="00DE1726" w:rsidRPr="00DE1726">
          <w:rPr>
            <w:rFonts w:ascii="Times New Roman" w:eastAsia="Times New Roman" w:hAnsi="Times New Roman" w:cs="Times New Roman"/>
            <w:color w:val="0F1115"/>
            <w:highlight w:val="yellow"/>
            <w:lang w:eastAsia="en-GB"/>
            <w:rPrChange w:id="179" w:author="Microsoft Office User" w:date="2026-04-27T18:23:00Z" w16du:dateUtc="2026-04-27T15:23:00Z">
              <w:rPr>
                <w:rFonts w:ascii="Times New Roman" w:eastAsia="Times New Roman" w:hAnsi="Times New Roman" w:cs="Times New Roman"/>
                <w:color w:val="0F1115"/>
                <w:lang w:eastAsia="en-GB"/>
              </w:rPr>
            </w:rPrChange>
          </w:rPr>
          <w:t>)</w:t>
        </w:r>
      </w:ins>
      <w:r w:rsidRPr="008C7D1E">
        <w:rPr>
          <w:rFonts w:ascii="Times New Roman" w:eastAsia="Times New Roman" w:hAnsi="Times New Roman" w:cs="Times New Roman"/>
          <w:color w:val="0F1115"/>
          <w:lang w:eastAsia="en-GB"/>
        </w:rPr>
        <w:t xml:space="preserve"> предоставляет прямое экспериментальное подтверждение ключевого предположения нашей модели о существовании положительной корреляции между этими параметрами, по крайней мере, для генов </w:t>
      </w:r>
      <w:r w:rsidRPr="008C7D1E">
        <w:rPr>
          <w:rFonts w:ascii="Times New Roman" w:eastAsia="Times New Roman" w:hAnsi="Times New Roman" w:cs="Times New Roman"/>
          <w:color w:val="0F1115"/>
          <w:lang w:val="en-GB" w:eastAsia="en-GB"/>
        </w:rPr>
        <w:t>Pol</w:t>
      </w:r>
      <w:r w:rsidRPr="008C7D1E">
        <w:rPr>
          <w:rFonts w:ascii="Times New Roman" w:eastAsia="Times New Roman" w:hAnsi="Times New Roman" w:cs="Times New Roman"/>
          <w:color w:val="0F1115"/>
          <w:lang w:eastAsia="en-GB"/>
        </w:rPr>
        <w:t xml:space="preserve"> ВИЧ-1.</w:t>
      </w:r>
    </w:p>
    <w:p w14:paraId="42EA756E" w14:textId="4E5F30E7"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 xml:space="preserve">Особенно важным для понимания механизмов контроля ВИЧ-инфекции является наблюдение </w:t>
      </w:r>
      <w:ins w:id="180" w:author="Microsoft Office User" w:date="2026-04-27T18:22:00Z" w16du:dateUtc="2026-04-27T15:22:00Z">
        <w:r w:rsidR="00DE1726" w:rsidRPr="00DE1726">
          <w:rPr>
            <w:rFonts w:ascii="Times New Roman" w:eastAsia="Times New Roman" w:hAnsi="Times New Roman" w:cs="Times New Roman"/>
            <w:color w:val="0F1115"/>
            <w:highlight w:val="yellow"/>
            <w:lang w:eastAsia="en-GB"/>
            <w:rPrChange w:id="181" w:author="Microsoft Office User" w:date="2026-04-27T18:23:00Z" w16du:dateUtc="2026-04-27T15:23:00Z">
              <w:rPr>
                <w:rFonts w:ascii="Times New Roman" w:eastAsia="Times New Roman" w:hAnsi="Times New Roman" w:cs="Times New Roman"/>
                <w:color w:val="0F1115"/>
                <w:lang w:eastAsia="en-GB"/>
              </w:rPr>
            </w:rPrChange>
          </w:rPr>
          <w:t>(</w:t>
        </w:r>
      </w:ins>
      <w:r w:rsidRPr="00DE1726">
        <w:rPr>
          <w:rFonts w:ascii="Times New Roman" w:eastAsia="Times New Roman" w:hAnsi="Times New Roman" w:cs="Times New Roman"/>
          <w:color w:val="0F1115"/>
          <w:highlight w:val="yellow"/>
          <w:lang w:val="en-GB" w:eastAsia="en-GB"/>
          <w:rPrChange w:id="182" w:author="Microsoft Office User" w:date="2026-04-27T18:23:00Z" w16du:dateUtc="2026-04-27T15:23:00Z">
            <w:rPr>
              <w:rFonts w:ascii="Times New Roman" w:eastAsia="Times New Roman" w:hAnsi="Times New Roman" w:cs="Times New Roman"/>
              <w:color w:val="0F1115"/>
              <w:lang w:val="en-GB" w:eastAsia="en-GB"/>
            </w:rPr>
          </w:rPrChange>
        </w:rPr>
        <w:t>Mostowy</w:t>
      </w:r>
      <w:r w:rsidRPr="00DE1726">
        <w:rPr>
          <w:rFonts w:ascii="Times New Roman" w:eastAsia="Times New Roman" w:hAnsi="Times New Roman" w:cs="Times New Roman"/>
          <w:color w:val="0F1115"/>
          <w:highlight w:val="yellow"/>
          <w:lang w:eastAsia="en-GB"/>
          <w:rPrChange w:id="183" w:author="Microsoft Office User" w:date="2026-04-27T18:23:00Z" w16du:dateUtc="2026-04-27T15:23:00Z">
            <w:rPr>
              <w:rFonts w:ascii="Times New Roman" w:eastAsia="Times New Roman" w:hAnsi="Times New Roman" w:cs="Times New Roman"/>
              <w:color w:val="0F1115"/>
              <w:lang w:eastAsia="en-GB"/>
            </w:rPr>
          </w:rPrChange>
        </w:rPr>
        <w:t xml:space="preserve"> и соавторов</w:t>
      </w:r>
      <w:ins w:id="184" w:author="Microsoft Office User" w:date="2026-04-27T18:22:00Z" w16du:dateUtc="2026-04-27T15:22:00Z">
        <w:r w:rsidR="00DE1726" w:rsidRPr="00DE1726">
          <w:rPr>
            <w:rFonts w:ascii="Times New Roman" w:eastAsia="Times New Roman" w:hAnsi="Times New Roman" w:cs="Times New Roman"/>
            <w:color w:val="0F1115"/>
            <w:highlight w:val="yellow"/>
            <w:lang w:eastAsia="en-GB"/>
            <w:rPrChange w:id="185" w:author="Microsoft Office User" w:date="2026-04-27T18:23:00Z" w16du:dateUtc="2026-04-27T15:23:00Z">
              <w:rPr>
                <w:rFonts w:ascii="Times New Roman" w:eastAsia="Times New Roman" w:hAnsi="Times New Roman" w:cs="Times New Roman"/>
                <w:color w:val="0F1115"/>
                <w:lang w:eastAsia="en-GB"/>
              </w:rPr>
            </w:rPrChange>
          </w:rPr>
          <w:t>)</w:t>
        </w:r>
      </w:ins>
      <w:r w:rsidRPr="00DE1726">
        <w:rPr>
          <w:rFonts w:ascii="Times New Roman" w:eastAsia="Times New Roman" w:hAnsi="Times New Roman" w:cs="Times New Roman"/>
          <w:color w:val="0F1115"/>
          <w:highlight w:val="yellow"/>
          <w:lang w:eastAsia="en-GB"/>
          <w:rPrChange w:id="186" w:author="Microsoft Office User" w:date="2026-04-27T18:23:00Z" w16du:dateUtc="2026-04-27T15:23:00Z">
            <w:rPr>
              <w:rFonts w:ascii="Times New Roman" w:eastAsia="Times New Roman" w:hAnsi="Times New Roman" w:cs="Times New Roman"/>
              <w:color w:val="0F1115"/>
              <w:lang w:eastAsia="en-GB"/>
            </w:rPr>
          </w:rPrChange>
        </w:rPr>
        <w:t>,</w:t>
      </w:r>
      <w:r w:rsidRPr="008C7D1E">
        <w:rPr>
          <w:rFonts w:ascii="Times New Roman" w:eastAsia="Times New Roman" w:hAnsi="Times New Roman" w:cs="Times New Roman"/>
          <w:color w:val="0F1115"/>
          <w:lang w:eastAsia="en-GB"/>
        </w:rPr>
        <w:t xml:space="preserve"> что описанная корреляция наиболее выражена для</w:t>
      </w:r>
      <w:r w:rsidRPr="008C7D1E">
        <w:rPr>
          <w:rFonts w:ascii="Times New Roman" w:eastAsia="Times New Roman" w:hAnsi="Times New Roman" w:cs="Times New Roman"/>
          <w:color w:val="0F1115"/>
          <w:lang w:val="en-GB" w:eastAsia="en-GB"/>
        </w:rPr>
        <w:t> </w:t>
      </w:r>
      <w:r w:rsidRPr="008C7D1E">
        <w:rPr>
          <w:rFonts w:ascii="Times New Roman" w:eastAsia="Times New Roman" w:hAnsi="Times New Roman" w:cs="Times New Roman"/>
          <w:color w:val="0F1115"/>
          <w:lang w:eastAsia="en-GB"/>
        </w:rPr>
        <w:t xml:space="preserve">протективных аллелей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 Авторы показали, что мутации, нарушающие связывание с аллелями, ассоциированными с медленным прогрессированием заболевания (включая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57,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27,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58,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11,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31 и др.), имеют более высокую фитнес-цену, чем мутации в эпитопах, презентируемых непротективными аллелями (для протективных аллелей: </w:t>
      </w:r>
      <w:r w:rsidRPr="008C7D1E">
        <w:rPr>
          <w:rFonts w:ascii="Times New Roman" w:eastAsia="Times New Roman" w:hAnsi="Times New Roman" w:cs="Times New Roman"/>
          <w:color w:val="0F1115"/>
          <w:lang w:val="en-GB" w:eastAsia="en-GB"/>
        </w:rPr>
        <w:t>ρ</w:t>
      </w:r>
      <w:r w:rsidRPr="008C7D1E">
        <w:rPr>
          <w:rFonts w:ascii="Times New Roman" w:eastAsia="Times New Roman" w:hAnsi="Times New Roman" w:cs="Times New Roman"/>
          <w:color w:val="0F1115"/>
          <w:lang w:eastAsia="en-GB"/>
        </w:rPr>
        <w:t xml:space="preserve"> = -0.115,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 &lt; 10⁻⁴; для непротективных: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 &gt; 0.1). Это наблюдение прекрасно согласуется с предсказаниями нашей модели. </w:t>
      </w:r>
      <w:r w:rsidR="001E14E2">
        <w:rPr>
          <w:rFonts w:ascii="Times New Roman" w:eastAsia="Times New Roman" w:hAnsi="Times New Roman" w:cs="Times New Roman"/>
          <w:color w:val="0F1115"/>
          <w:lang w:eastAsia="en-GB"/>
        </w:rPr>
        <w:t>И</w:t>
      </w:r>
      <w:r w:rsidRPr="008C7D1E">
        <w:rPr>
          <w:rFonts w:ascii="Times New Roman" w:eastAsia="Times New Roman" w:hAnsi="Times New Roman" w:cs="Times New Roman"/>
          <w:color w:val="0F1115"/>
          <w:lang w:eastAsia="en-GB"/>
        </w:rPr>
        <w:t>менно высокая цена мутаций (</w:t>
      </w:r>
      <w:r w:rsidRPr="008C7D1E">
        <w:rPr>
          <w:rFonts w:ascii="Times New Roman" w:eastAsia="Times New Roman" w:hAnsi="Times New Roman" w:cs="Times New Roman"/>
          <w:color w:val="0F1115"/>
          <w:lang w:val="en-GB" w:eastAsia="en-GB"/>
        </w:rPr>
        <w:t>Df</w:t>
      </w:r>
      <w:r w:rsidRPr="008C7D1E">
        <w:rPr>
          <w:rFonts w:ascii="Times New Roman" w:eastAsia="Times New Roman" w:hAnsi="Times New Roman" w:cs="Times New Roman"/>
          <w:color w:val="0F1115"/>
          <w:lang w:eastAsia="en-GB"/>
        </w:rPr>
        <w:t xml:space="preserve">) в эпитопах, презентируемых "хорошими"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-аллелями, объясняет их протективный эффект. Вирус сталкивается с эволюционной дилеммой: мутации, позволяющие ускользнуть от мощного </w:t>
      </w:r>
      <w:r w:rsidRPr="008C7D1E">
        <w:rPr>
          <w:rFonts w:ascii="Times New Roman" w:eastAsia="Times New Roman" w:hAnsi="Times New Roman" w:cs="Times New Roman"/>
          <w:color w:val="0F1115"/>
          <w:lang w:val="en-GB" w:eastAsia="en-GB"/>
        </w:rPr>
        <w:t>CTL</w:t>
      </w:r>
      <w:r w:rsidRPr="008C7D1E">
        <w:rPr>
          <w:rFonts w:ascii="Times New Roman" w:eastAsia="Times New Roman" w:hAnsi="Times New Roman" w:cs="Times New Roman"/>
          <w:color w:val="0F1115"/>
          <w:lang w:eastAsia="en-GB"/>
        </w:rPr>
        <w:t xml:space="preserve">-ответа, слишком дорого обходятся для его репликативной способности. Это вынуждает вирус либо сохранять уязвимые эпитопы, либо накапливать дополнительные компенсаторные мутации, что замедляет его эволюцию и снижает вирусную нагрузку. Данный механизм объясняет, почему пациенты с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57 и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27 способны контролировать инфекцию на протяжении многих лет.</w:t>
      </w:r>
    </w:p>
    <w:p w14:paraId="37A7CA36" w14:textId="0114296D"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lastRenderedPageBreak/>
        <w:t xml:space="preserve">Неожиданным результатом работы </w:t>
      </w:r>
      <w:r w:rsidRPr="008C7D1E">
        <w:rPr>
          <w:rFonts w:ascii="Times New Roman" w:eastAsia="Times New Roman" w:hAnsi="Times New Roman" w:cs="Times New Roman"/>
          <w:color w:val="0F1115"/>
          <w:lang w:val="en-GB" w:eastAsia="en-GB"/>
        </w:rPr>
        <w:t>Mostowy</w:t>
      </w:r>
      <w:r w:rsidRPr="008C7D1E">
        <w:rPr>
          <w:rFonts w:ascii="Times New Roman" w:eastAsia="Times New Roman" w:hAnsi="Times New Roman" w:cs="Times New Roman"/>
          <w:color w:val="0F1115"/>
          <w:lang w:eastAsia="en-GB"/>
        </w:rPr>
        <w:t xml:space="preserve"> и соавторов стало отсутствие значимой корреляции для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 молекул, несмотря на их общепризнанную ключевую роль в контроле ВИЧ-инфекции. Авторы предлагают несколько возможных объяснений этого феномена. Во-первых, исследуемый регион (протеаза и обратная транскриптаза) может не полностью отражать иммунодоминантные эпитопы, презентируемые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 которые часто локализованы в более консервативном белке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24 </w:t>
      </w:r>
      <w:r w:rsidRPr="008C7D1E">
        <w:rPr>
          <w:rFonts w:ascii="Times New Roman" w:eastAsia="Times New Roman" w:hAnsi="Times New Roman" w:cs="Times New Roman"/>
          <w:color w:val="0F1115"/>
          <w:lang w:val="en-GB" w:eastAsia="en-GB"/>
        </w:rPr>
        <w:t>Gag</w:t>
      </w:r>
      <w:r w:rsidRPr="008C7D1E">
        <w:rPr>
          <w:rFonts w:ascii="Times New Roman" w:eastAsia="Times New Roman" w:hAnsi="Times New Roman" w:cs="Times New Roman"/>
          <w:color w:val="0F1115"/>
          <w:lang w:eastAsia="en-GB"/>
        </w:rPr>
        <w:t xml:space="preserve">. Во-вторых, сам подход </w:t>
      </w:r>
      <w:r w:rsidRPr="008C7D1E">
        <w:rPr>
          <w:rFonts w:ascii="Times New Roman" w:eastAsia="Times New Roman" w:hAnsi="Times New Roman" w:cs="Times New Roman"/>
          <w:color w:val="0F1115"/>
          <w:lang w:val="en-GB" w:eastAsia="en-GB"/>
        </w:rPr>
        <w:t>in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vitro</w:t>
      </w:r>
      <w:r w:rsidRPr="008C7D1E">
        <w:rPr>
          <w:rFonts w:ascii="Times New Roman" w:eastAsia="Times New Roman" w:hAnsi="Times New Roman" w:cs="Times New Roman"/>
          <w:color w:val="0F1115"/>
          <w:lang w:eastAsia="en-GB"/>
        </w:rPr>
        <w:t xml:space="preserve"> может не учитывать некоторые аспекты </w:t>
      </w:r>
      <w:r w:rsidRPr="008C7D1E">
        <w:rPr>
          <w:rFonts w:ascii="Times New Roman" w:eastAsia="Times New Roman" w:hAnsi="Times New Roman" w:cs="Times New Roman"/>
          <w:color w:val="0F1115"/>
          <w:lang w:val="en-GB" w:eastAsia="en-GB"/>
        </w:rPr>
        <w:t>in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vivo</w:t>
      </w:r>
      <w:r w:rsidRPr="008C7D1E">
        <w:rPr>
          <w:rFonts w:ascii="Times New Roman" w:eastAsia="Times New Roman" w:hAnsi="Times New Roman" w:cs="Times New Roman"/>
          <w:color w:val="0F1115"/>
          <w:lang w:eastAsia="en-GB"/>
        </w:rPr>
        <w:t xml:space="preserve"> динамики. Тем не менее, авторы выдвигают интригующую гипотезу: молекулы </w:t>
      </w:r>
      <w:r w:rsidRPr="008C7D1E">
        <w:rPr>
          <w:rFonts w:ascii="Times New Roman" w:eastAsia="Times New Roman" w:hAnsi="Times New Roman" w:cs="Times New Roman"/>
          <w:color w:val="0F1115"/>
          <w:lang w:val="en-GB" w:eastAsia="en-GB"/>
        </w:rPr>
        <w:t>MHC</w:t>
      </w:r>
      <w:r w:rsidRPr="008C7D1E">
        <w:rPr>
          <w:rFonts w:ascii="Times New Roman" w:eastAsia="Times New Roman" w:hAnsi="Times New Roman" w:cs="Times New Roman"/>
          <w:color w:val="0F1115"/>
          <w:lang w:eastAsia="en-GB"/>
        </w:rPr>
        <w:t xml:space="preserve"> класса </w:t>
      </w:r>
      <w:r w:rsidRPr="008C7D1E">
        <w:rPr>
          <w:rFonts w:ascii="Times New Roman" w:eastAsia="Times New Roman" w:hAnsi="Times New Roman" w:cs="Times New Roman"/>
          <w:color w:val="0F1115"/>
          <w:lang w:val="en-GB" w:eastAsia="en-GB"/>
        </w:rPr>
        <w:t>I</w:t>
      </w:r>
      <w:r w:rsidRPr="008C7D1E">
        <w:rPr>
          <w:rFonts w:ascii="Times New Roman" w:eastAsia="Times New Roman" w:hAnsi="Times New Roman" w:cs="Times New Roman"/>
          <w:color w:val="0F1115"/>
          <w:lang w:eastAsia="en-GB"/>
        </w:rPr>
        <w:t xml:space="preserve"> могли эволюционировать так, чтобы связывать генетические регионы РНК-вирусов, которые дорого изменять. Это предположение открывает новые перспективы для понимания коэволюции вируса и иммунной системы человека. С точки зрения модели</w:t>
      </w:r>
      <w:r w:rsidR="0037223B" w:rsidRPr="008C7D1E">
        <w:rPr>
          <w:rFonts w:ascii="Times New Roman" w:eastAsia="Times New Roman" w:hAnsi="Times New Roman" w:cs="Times New Roman"/>
          <w:color w:val="0F1115"/>
          <w:lang w:eastAsia="en-GB"/>
        </w:rPr>
        <w:t xml:space="preserve"> </w:t>
      </w:r>
      <w:r w:rsidR="0037223B">
        <w:rPr>
          <w:rFonts w:ascii="Times New Roman" w:eastAsia="Times New Roman" w:hAnsi="Times New Roman" w:cs="Times New Roman"/>
          <w:color w:val="0F1115"/>
          <w:lang w:val="en-US" w:eastAsia="en-GB"/>
        </w:rPr>
        <w:t>Batorsky</w:t>
      </w:r>
      <w:r w:rsidR="0037223B" w:rsidRPr="00874C07">
        <w:rPr>
          <w:rFonts w:ascii="Times New Roman" w:eastAsia="Times New Roman" w:hAnsi="Times New Roman" w:cs="Times New Roman"/>
          <w:color w:val="0F1115"/>
          <w:lang w:eastAsia="en-GB"/>
        </w:rPr>
        <w:t xml:space="preserve"> </w:t>
      </w:r>
      <w:r w:rsidR="0037223B">
        <w:rPr>
          <w:rFonts w:ascii="Times New Roman" w:eastAsia="Times New Roman" w:hAnsi="Times New Roman" w:cs="Times New Roman"/>
          <w:color w:val="0F1115"/>
          <w:lang w:val="en-US" w:eastAsia="en-GB"/>
        </w:rPr>
        <w:t>et</w:t>
      </w:r>
      <w:r w:rsidR="0037223B" w:rsidRPr="00874C07">
        <w:rPr>
          <w:rFonts w:ascii="Times New Roman" w:eastAsia="Times New Roman" w:hAnsi="Times New Roman" w:cs="Times New Roman"/>
          <w:color w:val="0F1115"/>
          <w:lang w:eastAsia="en-GB"/>
        </w:rPr>
        <w:t xml:space="preserve"> </w:t>
      </w:r>
      <w:r w:rsidR="0037223B">
        <w:rPr>
          <w:rFonts w:ascii="Times New Roman" w:eastAsia="Times New Roman" w:hAnsi="Times New Roman" w:cs="Times New Roman"/>
          <w:color w:val="0F1115"/>
          <w:lang w:val="en-US" w:eastAsia="en-GB"/>
        </w:rPr>
        <w:t>al</w:t>
      </w:r>
      <w:r w:rsidR="0037223B" w:rsidRPr="00874C07">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eastAsia="en-GB"/>
        </w:rPr>
        <w:t xml:space="preserve">, отсутствие корреляции для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 не противоречит нашим выводам, а скорее указывает на необходимость более тонкого анализа и расширения исследований на другие вирусные белки, в первую очередь </w:t>
      </w:r>
      <w:r w:rsidRPr="008C7D1E">
        <w:rPr>
          <w:rFonts w:ascii="Times New Roman" w:eastAsia="Times New Roman" w:hAnsi="Times New Roman" w:cs="Times New Roman"/>
          <w:color w:val="0F1115"/>
          <w:lang w:val="en-GB" w:eastAsia="en-GB"/>
        </w:rPr>
        <w:t>Gag</w:t>
      </w:r>
      <w:r w:rsidRPr="008C7D1E">
        <w:rPr>
          <w:rFonts w:ascii="Times New Roman" w:eastAsia="Times New Roman" w:hAnsi="Times New Roman" w:cs="Times New Roman"/>
          <w:color w:val="0F1115"/>
          <w:lang w:eastAsia="en-GB"/>
        </w:rPr>
        <w:t>.</w:t>
      </w:r>
    </w:p>
    <w:p w14:paraId="3B055DDF" w14:textId="7D85F51D" w:rsidR="007F59EC" w:rsidRPr="008C7D1E" w:rsidRDefault="0037223B" w:rsidP="007F59EC">
      <w:pPr>
        <w:shd w:val="clear" w:color="auto" w:fill="FFFFFF"/>
        <w:spacing w:before="240" w:after="240" w:line="240" w:lineRule="auto"/>
        <w:rPr>
          <w:rFonts w:ascii="Times New Roman" w:eastAsia="Times New Roman" w:hAnsi="Times New Roman" w:cs="Times New Roman"/>
          <w:color w:val="0F1115"/>
          <w:lang w:eastAsia="en-GB"/>
        </w:rPr>
      </w:pPr>
      <w:r>
        <w:rPr>
          <w:rFonts w:ascii="Times New Roman" w:eastAsia="Times New Roman" w:hAnsi="Times New Roman" w:cs="Times New Roman"/>
          <w:color w:val="0F1115"/>
          <w:lang w:val="en-US" w:eastAsia="en-GB"/>
        </w:rPr>
        <w:t>M</w:t>
      </w:r>
      <w:r w:rsidRPr="00874C07">
        <w:rPr>
          <w:rFonts w:ascii="Times New Roman" w:eastAsia="Times New Roman" w:hAnsi="Times New Roman" w:cs="Times New Roman"/>
          <w:color w:val="0F1115"/>
          <w:lang w:eastAsia="en-GB"/>
        </w:rPr>
        <w:t xml:space="preserve">одель </w:t>
      </w:r>
      <w:r w:rsidRPr="00DE1726">
        <w:rPr>
          <w:rFonts w:ascii="Times New Roman" w:eastAsia="Times New Roman" w:hAnsi="Times New Roman" w:cs="Times New Roman"/>
          <w:color w:val="0F1115"/>
          <w:highlight w:val="yellow"/>
          <w:lang w:val="en-US" w:eastAsia="en-GB"/>
          <w:rPrChange w:id="187" w:author="Microsoft Office User" w:date="2026-04-27T18:24:00Z" w16du:dateUtc="2026-04-27T15:24:00Z">
            <w:rPr>
              <w:rFonts w:ascii="Times New Roman" w:eastAsia="Times New Roman" w:hAnsi="Times New Roman" w:cs="Times New Roman"/>
              <w:color w:val="0F1115"/>
              <w:lang w:val="en-US" w:eastAsia="en-GB"/>
            </w:rPr>
          </w:rPrChange>
        </w:rPr>
        <w:t>Batorsky</w:t>
      </w:r>
      <w:r w:rsidRPr="00DE1726">
        <w:rPr>
          <w:rFonts w:ascii="Times New Roman" w:eastAsia="Times New Roman" w:hAnsi="Times New Roman" w:cs="Times New Roman"/>
          <w:color w:val="0F1115"/>
          <w:highlight w:val="yellow"/>
          <w:lang w:eastAsia="en-GB"/>
          <w:rPrChange w:id="188" w:author="Microsoft Office User" w:date="2026-04-27T18:24:00Z" w16du:dateUtc="2026-04-27T15:24:00Z">
            <w:rPr>
              <w:rFonts w:ascii="Times New Roman" w:eastAsia="Times New Roman" w:hAnsi="Times New Roman" w:cs="Times New Roman"/>
              <w:color w:val="0F1115"/>
              <w:lang w:eastAsia="en-GB"/>
            </w:rPr>
          </w:rPrChange>
        </w:rPr>
        <w:t xml:space="preserve"> </w:t>
      </w:r>
      <w:r w:rsidRPr="00DE1726">
        <w:rPr>
          <w:rFonts w:ascii="Times New Roman" w:eastAsia="Times New Roman" w:hAnsi="Times New Roman" w:cs="Times New Roman"/>
          <w:color w:val="0F1115"/>
          <w:highlight w:val="yellow"/>
          <w:lang w:val="en-US" w:eastAsia="en-GB"/>
          <w:rPrChange w:id="189" w:author="Microsoft Office User" w:date="2026-04-27T18:24:00Z" w16du:dateUtc="2026-04-27T15:24:00Z">
            <w:rPr>
              <w:rFonts w:ascii="Times New Roman" w:eastAsia="Times New Roman" w:hAnsi="Times New Roman" w:cs="Times New Roman"/>
              <w:color w:val="0F1115"/>
              <w:lang w:val="en-US" w:eastAsia="en-GB"/>
            </w:rPr>
          </w:rPrChange>
        </w:rPr>
        <w:t>et</w:t>
      </w:r>
      <w:r w:rsidRPr="00DE1726">
        <w:rPr>
          <w:rFonts w:ascii="Times New Roman" w:eastAsia="Times New Roman" w:hAnsi="Times New Roman" w:cs="Times New Roman"/>
          <w:color w:val="0F1115"/>
          <w:highlight w:val="yellow"/>
          <w:lang w:eastAsia="en-GB"/>
          <w:rPrChange w:id="190" w:author="Microsoft Office User" w:date="2026-04-27T18:24:00Z" w16du:dateUtc="2026-04-27T15:24:00Z">
            <w:rPr>
              <w:rFonts w:ascii="Times New Roman" w:eastAsia="Times New Roman" w:hAnsi="Times New Roman" w:cs="Times New Roman"/>
              <w:color w:val="0F1115"/>
              <w:lang w:eastAsia="en-GB"/>
            </w:rPr>
          </w:rPrChange>
        </w:rPr>
        <w:t xml:space="preserve"> </w:t>
      </w:r>
      <w:r w:rsidRPr="00DE1726">
        <w:rPr>
          <w:rFonts w:ascii="Times New Roman" w:eastAsia="Times New Roman" w:hAnsi="Times New Roman" w:cs="Times New Roman"/>
          <w:color w:val="0F1115"/>
          <w:highlight w:val="yellow"/>
          <w:lang w:val="en-US" w:eastAsia="en-GB"/>
          <w:rPrChange w:id="191" w:author="Microsoft Office User" w:date="2026-04-27T18:24:00Z" w16du:dateUtc="2026-04-27T15:24:00Z">
            <w:rPr>
              <w:rFonts w:ascii="Times New Roman" w:eastAsia="Times New Roman" w:hAnsi="Times New Roman" w:cs="Times New Roman"/>
              <w:color w:val="0F1115"/>
              <w:lang w:val="en-US" w:eastAsia="en-GB"/>
            </w:rPr>
          </w:rPrChange>
        </w:rPr>
        <w:t>al</w:t>
      </w:r>
      <w:r w:rsidRPr="00874C07">
        <w:rPr>
          <w:rFonts w:ascii="Times New Roman" w:eastAsia="Times New Roman" w:hAnsi="Times New Roman" w:cs="Times New Roman"/>
          <w:color w:val="0F1115"/>
          <w:lang w:eastAsia="en-GB"/>
        </w:rPr>
        <w:t xml:space="preserve">  </w:t>
      </w:r>
      <w:r w:rsidR="007F59EC" w:rsidRPr="008C7D1E">
        <w:rPr>
          <w:rFonts w:ascii="Times New Roman" w:eastAsia="Times New Roman" w:hAnsi="Times New Roman" w:cs="Times New Roman"/>
          <w:color w:val="0F1115"/>
          <w:lang w:eastAsia="en-GB"/>
        </w:rPr>
        <w:t xml:space="preserve">также предсказывает, что при отсутствии компенсаторных мутаций любой </w:t>
      </w:r>
      <w:r w:rsidR="007F59EC" w:rsidRPr="008C7D1E">
        <w:rPr>
          <w:rFonts w:ascii="Times New Roman" w:eastAsia="Times New Roman" w:hAnsi="Times New Roman" w:cs="Times New Roman"/>
          <w:color w:val="0F1115"/>
          <w:lang w:val="en-GB" w:eastAsia="en-GB"/>
        </w:rPr>
        <w:t>escape</w:t>
      </w:r>
      <w:r w:rsidR="007F59EC" w:rsidRPr="008C7D1E">
        <w:rPr>
          <w:rFonts w:ascii="Times New Roman" w:eastAsia="Times New Roman" w:hAnsi="Times New Roman" w:cs="Times New Roman"/>
          <w:color w:val="0F1115"/>
          <w:lang w:eastAsia="en-GB"/>
        </w:rPr>
        <w:t xml:space="preserve">-вариант с фитнес-ценой должен со временем ревертировать к дикому типу. Однако, в случае протективных аллелей, таких как </w:t>
      </w:r>
      <w:r w:rsidR="007F59EC" w:rsidRPr="008C7D1E">
        <w:rPr>
          <w:rFonts w:ascii="Times New Roman" w:eastAsia="Times New Roman" w:hAnsi="Times New Roman" w:cs="Times New Roman"/>
          <w:color w:val="0F1115"/>
          <w:lang w:val="en-GB" w:eastAsia="en-GB"/>
        </w:rPr>
        <w:t>HLA</w:t>
      </w:r>
      <w:r w:rsidR="007F59EC" w:rsidRPr="008C7D1E">
        <w:rPr>
          <w:rFonts w:ascii="Times New Roman" w:eastAsia="Times New Roman" w:hAnsi="Times New Roman" w:cs="Times New Roman"/>
          <w:color w:val="0F1115"/>
          <w:lang w:eastAsia="en-GB"/>
        </w:rPr>
        <w:t>-</w:t>
      </w:r>
      <w:r w:rsidR="007F59EC" w:rsidRPr="008C7D1E">
        <w:rPr>
          <w:rFonts w:ascii="Times New Roman" w:eastAsia="Times New Roman" w:hAnsi="Times New Roman" w:cs="Times New Roman"/>
          <w:color w:val="0F1115"/>
          <w:lang w:val="en-GB" w:eastAsia="en-GB"/>
        </w:rPr>
        <w:t>B</w:t>
      </w:r>
      <w:r w:rsidR="007F59EC" w:rsidRPr="008C7D1E">
        <w:rPr>
          <w:rFonts w:ascii="Times New Roman" w:eastAsia="Times New Roman" w:hAnsi="Times New Roman" w:cs="Times New Roman"/>
          <w:color w:val="0F1115"/>
          <w:lang w:eastAsia="en-GB"/>
        </w:rPr>
        <w:t xml:space="preserve">57 и </w:t>
      </w:r>
      <w:r w:rsidR="007F59EC" w:rsidRPr="008C7D1E">
        <w:rPr>
          <w:rFonts w:ascii="Times New Roman" w:eastAsia="Times New Roman" w:hAnsi="Times New Roman" w:cs="Times New Roman"/>
          <w:color w:val="0F1115"/>
          <w:lang w:val="en-GB" w:eastAsia="en-GB"/>
        </w:rPr>
        <w:t>HLA</w:t>
      </w:r>
      <w:r w:rsidR="007F59EC" w:rsidRPr="008C7D1E">
        <w:rPr>
          <w:rFonts w:ascii="Times New Roman" w:eastAsia="Times New Roman" w:hAnsi="Times New Roman" w:cs="Times New Roman"/>
          <w:color w:val="0F1115"/>
          <w:lang w:eastAsia="en-GB"/>
        </w:rPr>
        <w:t>-</w:t>
      </w:r>
      <w:r w:rsidR="007F59EC" w:rsidRPr="008C7D1E">
        <w:rPr>
          <w:rFonts w:ascii="Times New Roman" w:eastAsia="Times New Roman" w:hAnsi="Times New Roman" w:cs="Times New Roman"/>
          <w:color w:val="0F1115"/>
          <w:lang w:val="en-GB" w:eastAsia="en-GB"/>
        </w:rPr>
        <w:t>B</w:t>
      </w:r>
      <w:r w:rsidR="007F59EC" w:rsidRPr="008C7D1E">
        <w:rPr>
          <w:rFonts w:ascii="Times New Roman" w:eastAsia="Times New Roman" w:hAnsi="Times New Roman" w:cs="Times New Roman"/>
          <w:color w:val="0F1115"/>
          <w:lang w:eastAsia="en-GB"/>
        </w:rPr>
        <w:t xml:space="preserve">27, вирус часто накапливает компенсаторные мутации, которые частично восстанавливают его репликативную способность. Эти компенсаторные мутации могут закреплять </w:t>
      </w:r>
      <w:r w:rsidR="007F59EC" w:rsidRPr="008C7D1E">
        <w:rPr>
          <w:rFonts w:ascii="Times New Roman" w:eastAsia="Times New Roman" w:hAnsi="Times New Roman" w:cs="Times New Roman"/>
          <w:color w:val="0F1115"/>
          <w:lang w:val="en-GB" w:eastAsia="en-GB"/>
        </w:rPr>
        <w:t>escape</w:t>
      </w:r>
      <w:r w:rsidR="007F59EC" w:rsidRPr="008C7D1E">
        <w:rPr>
          <w:rFonts w:ascii="Times New Roman" w:eastAsia="Times New Roman" w:hAnsi="Times New Roman" w:cs="Times New Roman"/>
          <w:color w:val="0F1115"/>
          <w:lang w:eastAsia="en-GB"/>
        </w:rPr>
        <w:t xml:space="preserve">-варианты в популяции, несмотря на их изначально высокую цену. Расчет времени жизни различных </w:t>
      </w:r>
      <w:r w:rsidR="007F59EC" w:rsidRPr="008C7D1E">
        <w:rPr>
          <w:rFonts w:ascii="Times New Roman" w:eastAsia="Times New Roman" w:hAnsi="Times New Roman" w:cs="Times New Roman"/>
          <w:color w:val="0F1115"/>
          <w:lang w:val="en-GB" w:eastAsia="en-GB"/>
        </w:rPr>
        <w:t>escape</w:t>
      </w:r>
      <w:r w:rsidR="007F59EC" w:rsidRPr="008C7D1E">
        <w:rPr>
          <w:rFonts w:ascii="Times New Roman" w:eastAsia="Times New Roman" w:hAnsi="Times New Roman" w:cs="Times New Roman"/>
          <w:color w:val="0F1115"/>
          <w:lang w:eastAsia="en-GB"/>
        </w:rPr>
        <w:t>-вариантов, предложенный в нашей модели, является первым шагом к пониманию временных масштабов, в которых компенсация должна происходить. Наблюдаемый в клинических исследованиях непоследовательный (</w:t>
      </w:r>
      <w:r w:rsidR="007F59EC" w:rsidRPr="008C7D1E">
        <w:rPr>
          <w:rFonts w:ascii="Times New Roman" w:eastAsia="Times New Roman" w:hAnsi="Times New Roman" w:cs="Times New Roman"/>
          <w:color w:val="0F1115"/>
          <w:lang w:val="en-GB" w:eastAsia="en-GB"/>
        </w:rPr>
        <w:t>non</w:t>
      </w:r>
      <w:r w:rsidR="007F59EC" w:rsidRPr="008C7D1E">
        <w:rPr>
          <w:rFonts w:ascii="Times New Roman" w:eastAsia="Times New Roman" w:hAnsi="Times New Roman" w:cs="Times New Roman"/>
          <w:color w:val="0F1115"/>
          <w:lang w:eastAsia="en-GB"/>
        </w:rPr>
        <w:t>-</w:t>
      </w:r>
      <w:r w:rsidR="007F59EC" w:rsidRPr="008C7D1E">
        <w:rPr>
          <w:rFonts w:ascii="Times New Roman" w:eastAsia="Times New Roman" w:hAnsi="Times New Roman" w:cs="Times New Roman"/>
          <w:color w:val="0F1115"/>
          <w:lang w:val="en-GB" w:eastAsia="en-GB"/>
        </w:rPr>
        <w:t>nested</w:t>
      </w:r>
      <w:r w:rsidR="007F59EC" w:rsidRPr="008C7D1E">
        <w:rPr>
          <w:rFonts w:ascii="Times New Roman" w:eastAsia="Times New Roman" w:hAnsi="Times New Roman" w:cs="Times New Roman"/>
          <w:color w:val="0F1115"/>
          <w:lang w:eastAsia="en-GB"/>
        </w:rPr>
        <w:t>) паттерн смены вариантов в одном эпитопе может быть объяснен именно комбинацией высокой цены первой мутации и постепенного накопления компенсаторных изменений, что снижает давление отбора и позволяет более приспособленному варианту заменить менее приспособленного.</w:t>
      </w:r>
    </w:p>
    <w:p w14:paraId="57EF0F33" w14:textId="1719546C"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 xml:space="preserve">Объединение теоретических предсказаний модели </w:t>
      </w:r>
      <w:r w:rsidR="0037223B" w:rsidRPr="00DE1726">
        <w:rPr>
          <w:rFonts w:ascii="Times New Roman" w:eastAsia="Times New Roman" w:hAnsi="Times New Roman" w:cs="Times New Roman"/>
          <w:color w:val="0F1115"/>
          <w:highlight w:val="yellow"/>
          <w:lang w:val="en-US" w:eastAsia="en-GB"/>
          <w:rPrChange w:id="192" w:author="Microsoft Office User" w:date="2026-04-27T18:24:00Z" w16du:dateUtc="2026-04-27T15:24:00Z">
            <w:rPr>
              <w:rFonts w:ascii="Times New Roman" w:eastAsia="Times New Roman" w:hAnsi="Times New Roman" w:cs="Times New Roman"/>
              <w:color w:val="0F1115"/>
              <w:lang w:val="en-US" w:eastAsia="en-GB"/>
            </w:rPr>
          </w:rPrChange>
        </w:rPr>
        <w:t>Batorsky</w:t>
      </w:r>
      <w:r w:rsidR="0037223B" w:rsidRPr="00DE1726">
        <w:rPr>
          <w:rFonts w:ascii="Times New Roman" w:eastAsia="Times New Roman" w:hAnsi="Times New Roman" w:cs="Times New Roman"/>
          <w:color w:val="0F1115"/>
          <w:highlight w:val="yellow"/>
          <w:lang w:eastAsia="en-GB"/>
          <w:rPrChange w:id="193" w:author="Microsoft Office User" w:date="2026-04-27T18:24:00Z" w16du:dateUtc="2026-04-27T15:24:00Z">
            <w:rPr>
              <w:rFonts w:ascii="Times New Roman" w:eastAsia="Times New Roman" w:hAnsi="Times New Roman" w:cs="Times New Roman"/>
              <w:color w:val="0F1115"/>
              <w:lang w:eastAsia="en-GB"/>
            </w:rPr>
          </w:rPrChange>
        </w:rPr>
        <w:t xml:space="preserve"> </w:t>
      </w:r>
      <w:r w:rsidR="0037223B" w:rsidRPr="00DE1726">
        <w:rPr>
          <w:rFonts w:ascii="Times New Roman" w:eastAsia="Times New Roman" w:hAnsi="Times New Roman" w:cs="Times New Roman"/>
          <w:color w:val="0F1115"/>
          <w:highlight w:val="yellow"/>
          <w:lang w:val="en-US" w:eastAsia="en-GB"/>
          <w:rPrChange w:id="194" w:author="Microsoft Office User" w:date="2026-04-27T18:24:00Z" w16du:dateUtc="2026-04-27T15:24:00Z">
            <w:rPr>
              <w:rFonts w:ascii="Times New Roman" w:eastAsia="Times New Roman" w:hAnsi="Times New Roman" w:cs="Times New Roman"/>
              <w:color w:val="0F1115"/>
              <w:lang w:val="en-US" w:eastAsia="en-GB"/>
            </w:rPr>
          </w:rPrChange>
        </w:rPr>
        <w:t>et</w:t>
      </w:r>
      <w:r w:rsidR="0037223B" w:rsidRPr="00DE1726">
        <w:rPr>
          <w:rFonts w:ascii="Times New Roman" w:eastAsia="Times New Roman" w:hAnsi="Times New Roman" w:cs="Times New Roman"/>
          <w:color w:val="0F1115"/>
          <w:highlight w:val="yellow"/>
          <w:lang w:eastAsia="en-GB"/>
          <w:rPrChange w:id="195" w:author="Microsoft Office User" w:date="2026-04-27T18:24:00Z" w16du:dateUtc="2026-04-27T15:24:00Z">
            <w:rPr>
              <w:rFonts w:ascii="Times New Roman" w:eastAsia="Times New Roman" w:hAnsi="Times New Roman" w:cs="Times New Roman"/>
              <w:color w:val="0F1115"/>
              <w:lang w:eastAsia="en-GB"/>
            </w:rPr>
          </w:rPrChange>
        </w:rPr>
        <w:t xml:space="preserve"> </w:t>
      </w:r>
      <w:r w:rsidR="0037223B" w:rsidRPr="00DE1726">
        <w:rPr>
          <w:rFonts w:ascii="Times New Roman" w:eastAsia="Times New Roman" w:hAnsi="Times New Roman" w:cs="Times New Roman"/>
          <w:color w:val="0F1115"/>
          <w:highlight w:val="yellow"/>
          <w:lang w:val="en-US" w:eastAsia="en-GB"/>
          <w:rPrChange w:id="196" w:author="Microsoft Office User" w:date="2026-04-27T18:24:00Z" w16du:dateUtc="2026-04-27T15:24:00Z">
            <w:rPr>
              <w:rFonts w:ascii="Times New Roman" w:eastAsia="Times New Roman" w:hAnsi="Times New Roman" w:cs="Times New Roman"/>
              <w:color w:val="0F1115"/>
              <w:lang w:val="en-US" w:eastAsia="en-GB"/>
            </w:rPr>
          </w:rPrChange>
        </w:rPr>
        <w:t>al</w:t>
      </w:r>
      <w:r w:rsidR="0037223B" w:rsidRPr="00874C07">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eastAsia="en-GB"/>
        </w:rPr>
        <w:t xml:space="preserve">с экспериментальными данными </w:t>
      </w:r>
      <w:r w:rsidRPr="00DE1726">
        <w:rPr>
          <w:rFonts w:ascii="Times New Roman" w:eastAsia="Times New Roman" w:hAnsi="Times New Roman" w:cs="Times New Roman"/>
          <w:color w:val="0F1115"/>
          <w:highlight w:val="yellow"/>
          <w:lang w:val="en-GB" w:eastAsia="en-GB"/>
          <w:rPrChange w:id="197" w:author="Microsoft Office User" w:date="2026-04-27T18:24:00Z" w16du:dateUtc="2026-04-27T15:24:00Z">
            <w:rPr>
              <w:rFonts w:ascii="Times New Roman" w:eastAsia="Times New Roman" w:hAnsi="Times New Roman" w:cs="Times New Roman"/>
              <w:color w:val="0F1115"/>
              <w:lang w:val="en-GB" w:eastAsia="en-GB"/>
            </w:rPr>
          </w:rPrChange>
        </w:rPr>
        <w:t>Mostowy</w:t>
      </w:r>
      <w:r w:rsidRPr="00DE1726">
        <w:rPr>
          <w:rFonts w:ascii="Times New Roman" w:eastAsia="Times New Roman" w:hAnsi="Times New Roman" w:cs="Times New Roman"/>
          <w:color w:val="0F1115"/>
          <w:highlight w:val="yellow"/>
          <w:lang w:eastAsia="en-GB"/>
          <w:rPrChange w:id="198" w:author="Microsoft Office User" w:date="2026-04-27T18:24:00Z" w16du:dateUtc="2026-04-27T15:24:00Z">
            <w:rPr>
              <w:rFonts w:ascii="Times New Roman" w:eastAsia="Times New Roman" w:hAnsi="Times New Roman" w:cs="Times New Roman"/>
              <w:color w:val="0F1115"/>
              <w:lang w:eastAsia="en-GB"/>
            </w:rPr>
          </w:rPrChange>
        </w:rPr>
        <w:t xml:space="preserve"> и соавторов</w:t>
      </w:r>
      <w:r w:rsidRPr="008C7D1E">
        <w:rPr>
          <w:rFonts w:ascii="Times New Roman" w:eastAsia="Times New Roman" w:hAnsi="Times New Roman" w:cs="Times New Roman"/>
          <w:color w:val="0F1115"/>
          <w:lang w:eastAsia="en-GB"/>
        </w:rPr>
        <w:t xml:space="preserve"> имеет важные практические следствия. Во-первых, для предсказания консервативных эпитопов, которые должны стать мишенями для вакцин, необходимо измерять не только частоту мутаций, но и оба параметра — </w:t>
      </w:r>
      <w:r w:rsidRPr="008C7D1E">
        <w:rPr>
          <w:rFonts w:ascii="Times New Roman" w:eastAsia="Times New Roman" w:hAnsi="Times New Roman" w:cs="Times New Roman"/>
          <w:color w:val="0F1115"/>
          <w:lang w:val="en-GB" w:eastAsia="en-GB"/>
        </w:rPr>
        <w:t>Dr</w:t>
      </w:r>
      <w:r w:rsidRPr="008C7D1E">
        <w:rPr>
          <w:rFonts w:ascii="Times New Roman" w:eastAsia="Times New Roman" w:hAnsi="Times New Roman" w:cs="Times New Roman"/>
          <w:color w:val="0F1115"/>
          <w:lang w:eastAsia="en-GB"/>
        </w:rPr>
        <w:t xml:space="preserve"> и </w:t>
      </w:r>
      <w:r w:rsidRPr="008C7D1E">
        <w:rPr>
          <w:rFonts w:ascii="Times New Roman" w:eastAsia="Times New Roman" w:hAnsi="Times New Roman" w:cs="Times New Roman"/>
          <w:color w:val="0F1115"/>
          <w:lang w:val="en-GB" w:eastAsia="en-GB"/>
        </w:rPr>
        <w:t>Df</w:t>
      </w:r>
      <w:r w:rsidRPr="008C7D1E">
        <w:rPr>
          <w:rFonts w:ascii="Times New Roman" w:eastAsia="Times New Roman" w:hAnsi="Times New Roman" w:cs="Times New Roman"/>
          <w:color w:val="0F1115"/>
          <w:lang w:eastAsia="en-GB"/>
        </w:rPr>
        <w:t xml:space="preserve"> — в их динамике. Эпитопы, презентируемые протективными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-аллелями (такими как </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57, </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27, </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11), для которых мутации имеют высокую цену, являются наиболее перспективными кандидатами. Во-вторых, наша модель предсказывает, что корреляция между </w:t>
      </w:r>
      <w:r w:rsidRPr="008C7D1E">
        <w:rPr>
          <w:rFonts w:ascii="Times New Roman" w:eastAsia="Times New Roman" w:hAnsi="Times New Roman" w:cs="Times New Roman"/>
          <w:color w:val="0F1115"/>
          <w:lang w:val="en-GB" w:eastAsia="en-GB"/>
        </w:rPr>
        <w:t>fitness</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cost</w:t>
      </w:r>
      <w:r w:rsidRPr="008C7D1E">
        <w:rPr>
          <w:rFonts w:ascii="Times New Roman" w:eastAsia="Times New Roman" w:hAnsi="Times New Roman" w:cs="Times New Roman"/>
          <w:color w:val="0F1115"/>
          <w:lang w:eastAsia="en-GB"/>
        </w:rPr>
        <w:t xml:space="preserve"> и </w:t>
      </w:r>
      <w:r w:rsidRPr="008C7D1E">
        <w:rPr>
          <w:rFonts w:ascii="Times New Roman" w:eastAsia="Times New Roman" w:hAnsi="Times New Roman" w:cs="Times New Roman"/>
          <w:color w:val="0F1115"/>
          <w:lang w:val="en-GB" w:eastAsia="en-GB"/>
        </w:rPr>
        <w:t>recognition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loss</w:t>
      </w:r>
      <w:r w:rsidRPr="008C7D1E">
        <w:rPr>
          <w:rFonts w:ascii="Times New Roman" w:eastAsia="Times New Roman" w:hAnsi="Times New Roman" w:cs="Times New Roman"/>
          <w:color w:val="0F1115"/>
          <w:lang w:eastAsia="en-GB"/>
        </w:rPr>
        <w:t xml:space="preserve"> должна ослабевать со временем инфекции. Это предсказание может быть проверено экспериментально путем анализа динамики вирусной эволюции на разных стадиях заболевания. Если на поздних стадиях, когда </w:t>
      </w:r>
      <w:r w:rsidRPr="008C7D1E">
        <w:rPr>
          <w:rFonts w:ascii="Times New Roman" w:eastAsia="Times New Roman" w:hAnsi="Times New Roman" w:cs="Times New Roman"/>
          <w:color w:val="0F1115"/>
          <w:lang w:val="en-GB" w:eastAsia="en-GB"/>
        </w:rPr>
        <w:t>CTL</w:t>
      </w:r>
      <w:r w:rsidRPr="008C7D1E">
        <w:rPr>
          <w:rFonts w:ascii="Times New Roman" w:eastAsia="Times New Roman" w:hAnsi="Times New Roman" w:cs="Times New Roman"/>
          <w:color w:val="0F1115"/>
          <w:lang w:eastAsia="en-GB"/>
        </w:rPr>
        <w:t>-давление ослабевает из-за ускользания в других эпитопах, вирус может позволить себе менее затратные мутации, это должно отразиться в изменении наблюдаемой корреляции.</w:t>
      </w:r>
    </w:p>
    <w:p w14:paraId="0926F38B" w14:textId="41C86E0E"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Таким образом, модель</w:t>
      </w:r>
      <w:r w:rsidR="0037223B" w:rsidRPr="008C7D1E">
        <w:rPr>
          <w:rFonts w:ascii="Times New Roman" w:eastAsia="Times New Roman" w:hAnsi="Times New Roman" w:cs="Times New Roman"/>
          <w:color w:val="0F1115"/>
          <w:lang w:eastAsia="en-GB"/>
        </w:rPr>
        <w:t xml:space="preserve"> </w:t>
      </w:r>
      <w:r w:rsidR="0037223B" w:rsidRPr="00DE1726">
        <w:rPr>
          <w:rFonts w:ascii="Times New Roman" w:eastAsia="Times New Roman" w:hAnsi="Times New Roman" w:cs="Times New Roman"/>
          <w:color w:val="0F1115"/>
          <w:highlight w:val="yellow"/>
          <w:lang w:val="en-US" w:eastAsia="en-GB"/>
          <w:rPrChange w:id="199" w:author="Microsoft Office User" w:date="2026-04-27T18:24:00Z" w16du:dateUtc="2026-04-27T15:24:00Z">
            <w:rPr>
              <w:rFonts w:ascii="Times New Roman" w:eastAsia="Times New Roman" w:hAnsi="Times New Roman" w:cs="Times New Roman"/>
              <w:color w:val="0F1115"/>
              <w:lang w:val="en-US" w:eastAsia="en-GB"/>
            </w:rPr>
          </w:rPrChange>
        </w:rPr>
        <w:t>Batorsky</w:t>
      </w:r>
      <w:r w:rsidR="0037223B" w:rsidRPr="00DE1726">
        <w:rPr>
          <w:rFonts w:ascii="Times New Roman" w:eastAsia="Times New Roman" w:hAnsi="Times New Roman" w:cs="Times New Roman"/>
          <w:color w:val="0F1115"/>
          <w:highlight w:val="yellow"/>
          <w:lang w:eastAsia="en-GB"/>
          <w:rPrChange w:id="200" w:author="Microsoft Office User" w:date="2026-04-27T18:24:00Z" w16du:dateUtc="2026-04-27T15:24:00Z">
            <w:rPr>
              <w:rFonts w:ascii="Times New Roman" w:eastAsia="Times New Roman" w:hAnsi="Times New Roman" w:cs="Times New Roman"/>
              <w:color w:val="0F1115"/>
              <w:lang w:eastAsia="en-GB"/>
            </w:rPr>
          </w:rPrChange>
        </w:rPr>
        <w:t xml:space="preserve"> </w:t>
      </w:r>
      <w:r w:rsidR="0037223B" w:rsidRPr="00DE1726">
        <w:rPr>
          <w:rFonts w:ascii="Times New Roman" w:eastAsia="Times New Roman" w:hAnsi="Times New Roman" w:cs="Times New Roman"/>
          <w:color w:val="0F1115"/>
          <w:highlight w:val="yellow"/>
          <w:lang w:val="en-US" w:eastAsia="en-GB"/>
          <w:rPrChange w:id="201" w:author="Microsoft Office User" w:date="2026-04-27T18:24:00Z" w16du:dateUtc="2026-04-27T15:24:00Z">
            <w:rPr>
              <w:rFonts w:ascii="Times New Roman" w:eastAsia="Times New Roman" w:hAnsi="Times New Roman" w:cs="Times New Roman"/>
              <w:color w:val="0F1115"/>
              <w:lang w:val="en-US" w:eastAsia="en-GB"/>
            </w:rPr>
          </w:rPrChange>
        </w:rPr>
        <w:t>et</w:t>
      </w:r>
      <w:r w:rsidR="0037223B" w:rsidRPr="00DE1726">
        <w:rPr>
          <w:rFonts w:ascii="Times New Roman" w:eastAsia="Times New Roman" w:hAnsi="Times New Roman" w:cs="Times New Roman"/>
          <w:color w:val="0F1115"/>
          <w:highlight w:val="yellow"/>
          <w:lang w:eastAsia="en-GB"/>
          <w:rPrChange w:id="202" w:author="Microsoft Office User" w:date="2026-04-27T18:24:00Z" w16du:dateUtc="2026-04-27T15:24:00Z">
            <w:rPr>
              <w:rFonts w:ascii="Times New Roman" w:eastAsia="Times New Roman" w:hAnsi="Times New Roman" w:cs="Times New Roman"/>
              <w:color w:val="0F1115"/>
              <w:lang w:eastAsia="en-GB"/>
            </w:rPr>
          </w:rPrChange>
        </w:rPr>
        <w:t xml:space="preserve"> </w:t>
      </w:r>
      <w:r w:rsidR="0037223B" w:rsidRPr="00DE1726">
        <w:rPr>
          <w:rFonts w:ascii="Times New Roman" w:eastAsia="Times New Roman" w:hAnsi="Times New Roman" w:cs="Times New Roman"/>
          <w:color w:val="0F1115"/>
          <w:highlight w:val="yellow"/>
          <w:lang w:val="en-US" w:eastAsia="en-GB"/>
          <w:rPrChange w:id="203" w:author="Microsoft Office User" w:date="2026-04-27T18:24:00Z" w16du:dateUtc="2026-04-27T15:24:00Z">
            <w:rPr>
              <w:rFonts w:ascii="Times New Roman" w:eastAsia="Times New Roman" w:hAnsi="Times New Roman" w:cs="Times New Roman"/>
              <w:color w:val="0F1115"/>
              <w:lang w:val="en-US" w:eastAsia="en-GB"/>
            </w:rPr>
          </w:rPrChange>
        </w:rPr>
        <w:t>al</w:t>
      </w:r>
      <w:r w:rsidR="0037223B"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eastAsia="en-GB"/>
        </w:rPr>
        <w:t xml:space="preserve"> демонстрирует, что частичная потеря распознавания, наряду с фитнес-ценой мутаций и широтой </w:t>
      </w:r>
      <w:r w:rsidRPr="008C7D1E">
        <w:rPr>
          <w:rFonts w:ascii="Times New Roman" w:eastAsia="Times New Roman" w:hAnsi="Times New Roman" w:cs="Times New Roman"/>
          <w:color w:val="0F1115"/>
          <w:lang w:val="en-GB" w:eastAsia="en-GB"/>
        </w:rPr>
        <w:t>CTL</w:t>
      </w:r>
      <w:r w:rsidRPr="008C7D1E">
        <w:rPr>
          <w:rFonts w:ascii="Times New Roman" w:eastAsia="Times New Roman" w:hAnsi="Times New Roman" w:cs="Times New Roman"/>
          <w:color w:val="0F1115"/>
          <w:lang w:eastAsia="en-GB"/>
        </w:rPr>
        <w:t xml:space="preserve">-ответа, критически влияет на скорость и порядок ускользания ВИЧ. Экспериментальные данные </w:t>
      </w:r>
      <w:r w:rsidRPr="008C7D1E">
        <w:rPr>
          <w:rFonts w:ascii="Times New Roman" w:eastAsia="Times New Roman" w:hAnsi="Times New Roman" w:cs="Times New Roman"/>
          <w:color w:val="0F1115"/>
          <w:lang w:val="en-GB" w:eastAsia="en-GB"/>
        </w:rPr>
        <w:t>Mostowy</w:t>
      </w:r>
      <w:r w:rsidRPr="008C7D1E">
        <w:rPr>
          <w:rFonts w:ascii="Times New Roman" w:eastAsia="Times New Roman" w:hAnsi="Times New Roman" w:cs="Times New Roman"/>
          <w:color w:val="0F1115"/>
          <w:lang w:eastAsia="en-GB"/>
        </w:rPr>
        <w:t xml:space="preserve"> и соавторов подтверждают ключевое предсказание модели о существовании положительной корреляции между этими параметрами и показывают, что эта корреляция наиболее выражена для протективных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-аллелей. Эти результаты не только объясняют давно известные ассоциации между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-генотипом и контролем ВИЧ, но и открывают новые возможности для рационального дизайна вакцин, нацеленных на эволюционно консервативные эпитопы, изменение которых слишком дорого для вируса.</w:t>
      </w:r>
    </w:p>
    <w:p w14:paraId="172AF598" w14:textId="37FB414E" w:rsidR="00F37EBC" w:rsidRPr="00F31D66" w:rsidRDefault="00A25F9C" w:rsidP="008C7D1E">
      <w:pPr>
        <w:pStyle w:val="ds-markdown-paragraph"/>
        <w:shd w:val="clear" w:color="auto" w:fill="FFFFFF"/>
        <w:spacing w:before="240" w:beforeAutospacing="0" w:after="240" w:afterAutospacing="0"/>
        <w:rPr>
          <w:color w:val="0F1115"/>
          <w:lang w:val="ru-RU"/>
        </w:rPr>
      </w:pPr>
      <w:r>
        <w:rPr>
          <w:color w:val="0F1115"/>
          <w:lang w:val="ru-RU"/>
        </w:rPr>
        <w:lastRenderedPageBreak/>
        <w:t xml:space="preserve">Дальнейшим направлением данного проекта НИР являтся включение модели антигенного ускользания </w:t>
      </w:r>
      <w:r w:rsidRPr="00DE1726">
        <w:rPr>
          <w:color w:val="0F1115"/>
          <w:highlight w:val="yellow"/>
          <w:lang w:val="ru-RU"/>
          <w:rPrChange w:id="204" w:author="Microsoft Office User" w:date="2026-04-27T18:24:00Z" w16du:dateUtc="2026-04-27T15:24:00Z">
            <w:rPr>
              <w:color w:val="0F1115"/>
              <w:lang w:val="ru-RU"/>
            </w:rPr>
          </w:rPrChange>
        </w:rPr>
        <w:t>Баторски и Рузин</w:t>
      </w:r>
      <w:r>
        <w:rPr>
          <w:color w:val="0F1115"/>
          <w:lang w:val="ru-RU"/>
        </w:rPr>
        <w:t xml:space="preserve"> в данный проект с хелперным ответом. М</w:t>
      </w:r>
      <w:r w:rsidR="007F59EC" w:rsidRPr="008C7D1E">
        <w:rPr>
          <w:color w:val="0F1115"/>
          <w:lang w:val="ru-RU"/>
        </w:rPr>
        <w:t xml:space="preserve">одель </w:t>
      </w:r>
      <w:r w:rsidR="0037223B" w:rsidRPr="00DE1726">
        <w:rPr>
          <w:color w:val="0F1115"/>
          <w:highlight w:val="yellow"/>
          <w:lang w:val="en-US"/>
          <w:rPrChange w:id="205" w:author="Microsoft Office User" w:date="2026-04-27T18:24:00Z" w16du:dateUtc="2026-04-27T15:24:00Z">
            <w:rPr>
              <w:color w:val="0F1115"/>
              <w:lang w:val="en-US"/>
            </w:rPr>
          </w:rPrChange>
        </w:rPr>
        <w:t>Batorsky</w:t>
      </w:r>
      <w:r w:rsidR="0037223B" w:rsidRPr="00DE1726">
        <w:rPr>
          <w:color w:val="0F1115"/>
          <w:highlight w:val="yellow"/>
          <w:lang w:val="ru-RU"/>
          <w:rPrChange w:id="206" w:author="Microsoft Office User" w:date="2026-04-27T18:24:00Z" w16du:dateUtc="2026-04-27T15:24:00Z">
            <w:rPr>
              <w:color w:val="0F1115"/>
              <w:lang w:val="ru-RU"/>
            </w:rPr>
          </w:rPrChange>
        </w:rPr>
        <w:t xml:space="preserve"> </w:t>
      </w:r>
      <w:r w:rsidR="0037223B" w:rsidRPr="00DE1726">
        <w:rPr>
          <w:color w:val="0F1115"/>
          <w:highlight w:val="yellow"/>
          <w:lang w:val="en-US"/>
          <w:rPrChange w:id="207" w:author="Microsoft Office User" w:date="2026-04-27T18:24:00Z" w16du:dateUtc="2026-04-27T15:24:00Z">
            <w:rPr>
              <w:color w:val="0F1115"/>
              <w:lang w:val="en-US"/>
            </w:rPr>
          </w:rPrChange>
        </w:rPr>
        <w:t>et</w:t>
      </w:r>
      <w:r w:rsidR="0037223B" w:rsidRPr="00DE1726">
        <w:rPr>
          <w:color w:val="0F1115"/>
          <w:highlight w:val="yellow"/>
          <w:lang w:val="ru-RU"/>
          <w:rPrChange w:id="208" w:author="Microsoft Office User" w:date="2026-04-27T18:24:00Z" w16du:dateUtc="2026-04-27T15:24:00Z">
            <w:rPr>
              <w:color w:val="0F1115"/>
              <w:lang w:val="ru-RU"/>
            </w:rPr>
          </w:rPrChange>
        </w:rPr>
        <w:t xml:space="preserve"> </w:t>
      </w:r>
      <w:r w:rsidR="0037223B" w:rsidRPr="00DE1726">
        <w:rPr>
          <w:color w:val="0F1115"/>
          <w:highlight w:val="yellow"/>
          <w:lang w:val="en-US"/>
          <w:rPrChange w:id="209" w:author="Microsoft Office User" w:date="2026-04-27T18:24:00Z" w16du:dateUtc="2026-04-27T15:24:00Z">
            <w:rPr>
              <w:color w:val="0F1115"/>
              <w:lang w:val="en-US"/>
            </w:rPr>
          </w:rPrChange>
        </w:rPr>
        <w:t>al</w:t>
      </w:r>
      <w:r w:rsidR="0037223B" w:rsidRPr="00874C07">
        <w:rPr>
          <w:color w:val="0F1115"/>
          <w:lang w:val="ru-RU"/>
        </w:rPr>
        <w:t xml:space="preserve">  </w:t>
      </w:r>
      <w:r w:rsidR="007F59EC" w:rsidRPr="008C7D1E">
        <w:rPr>
          <w:color w:val="0F1115"/>
          <w:lang w:val="ru-RU"/>
        </w:rPr>
        <w:t>должна быть расширена для учета</w:t>
      </w:r>
      <w:r w:rsidR="007F59EC" w:rsidRPr="008C7D1E">
        <w:rPr>
          <w:color w:val="0F1115"/>
        </w:rPr>
        <w:t> </w:t>
      </w:r>
      <w:r w:rsidR="007F59EC" w:rsidRPr="008C7D1E">
        <w:rPr>
          <w:rStyle w:val="Strong"/>
          <w:rFonts w:eastAsiaTheme="majorEastAsia"/>
          <w:b w:val="0"/>
          <w:bCs w:val="0"/>
          <w:color w:val="0F1115"/>
          <w:lang w:val="ru-RU"/>
        </w:rPr>
        <w:t>антигенного ускользания</w:t>
      </w:r>
      <w:r>
        <w:rPr>
          <w:color w:val="0F1115"/>
          <w:lang w:val="ru-RU"/>
        </w:rPr>
        <w:t>. П</w:t>
      </w:r>
      <w:r w:rsidR="007F59EC" w:rsidRPr="008C7D1E">
        <w:rPr>
          <w:color w:val="0F1115"/>
          <w:lang w:val="ru-RU"/>
        </w:rPr>
        <w:t>олученные результаты могут быть использованы для разработки</w:t>
      </w:r>
      <w:r w:rsidR="007F59EC" w:rsidRPr="008C7D1E">
        <w:rPr>
          <w:color w:val="0F1115"/>
        </w:rPr>
        <w:t> </w:t>
      </w:r>
      <w:r w:rsidR="007F59EC" w:rsidRPr="008C7D1E">
        <w:rPr>
          <w:rStyle w:val="Strong"/>
          <w:rFonts w:eastAsiaTheme="majorEastAsia"/>
          <w:b w:val="0"/>
          <w:bCs w:val="0"/>
          <w:color w:val="0F1115"/>
          <w:lang w:val="ru-RU"/>
        </w:rPr>
        <w:t>персонализированных подходов к прогнозированию течения инфекции</w:t>
      </w:r>
      <w:r w:rsidR="007F59EC" w:rsidRPr="008C7D1E">
        <w:rPr>
          <w:color w:val="0F1115"/>
        </w:rPr>
        <w:t> </w:t>
      </w:r>
      <w:r w:rsidR="007F59EC" w:rsidRPr="008C7D1E">
        <w:rPr>
          <w:color w:val="0F1115"/>
          <w:lang w:val="ru-RU"/>
        </w:rPr>
        <w:t xml:space="preserve">и дизайну вакцин. Зная </w:t>
      </w:r>
      <w:r w:rsidR="007F59EC" w:rsidRPr="008C7D1E">
        <w:rPr>
          <w:color w:val="0F1115"/>
        </w:rPr>
        <w:t>HLA</w:t>
      </w:r>
      <w:r w:rsidR="007F59EC" w:rsidRPr="008C7D1E">
        <w:rPr>
          <w:color w:val="0F1115"/>
          <w:lang w:val="ru-RU"/>
        </w:rPr>
        <w:t>-гаплотип пациента, можно предсказать, какие эпитопы с наибольшей вероятностью будут консервативными (из-за высокой цены мутаций), и направить иммунный ответ именно на эти мишени. Такой подход, сочетающий теоретическое моделирование с экспериментальной валидацией, может существенно ускорить создание эффективных вакцин против ВИЧ-инфекции.</w:t>
      </w:r>
      <w:ins w:id="210" w:author="Microsoft Office User" w:date="2026-04-27T18:25:00Z" w16du:dateUtc="2026-04-27T15:25:00Z">
        <w:r w:rsidR="00EB3FEB">
          <w:rPr>
            <w:color w:val="0F1115"/>
            <w:lang w:val="ru-RU"/>
          </w:rPr>
          <w:t xml:space="preserve"> </w:t>
        </w:r>
      </w:ins>
    </w:p>
    <w:p w14:paraId="069D2B4E" w14:textId="0ED5A129" w:rsidR="000856EB" w:rsidRDefault="00CE4F41" w:rsidP="000856EB">
      <w:pPr>
        <w:pStyle w:val="Heading1"/>
        <w:rPr>
          <w:color w:val="000000" w:themeColor="text1"/>
        </w:rPr>
      </w:pPr>
      <w:bookmarkStart w:id="211" w:name="_Toc221915490"/>
      <w:r>
        <w:rPr>
          <w:color w:val="000000" w:themeColor="text1"/>
        </w:rPr>
        <w:t>7</w:t>
      </w:r>
      <w:r w:rsidR="000856EB" w:rsidRPr="00730949">
        <w:rPr>
          <w:color w:val="000000" w:themeColor="text1"/>
        </w:rPr>
        <w:t xml:space="preserve">.  </w:t>
      </w:r>
      <w:r w:rsidR="000856EB">
        <w:rPr>
          <w:color w:val="000000" w:themeColor="text1"/>
        </w:rPr>
        <w:t>Выводы</w:t>
      </w:r>
      <w:bookmarkEnd w:id="211"/>
    </w:p>
    <w:p w14:paraId="75EF9C4A" w14:textId="0C3C9A44" w:rsidR="000856EB" w:rsidRPr="000856EB" w:rsidRDefault="000856EB" w:rsidP="000856EB">
      <w:pPr>
        <w:pStyle w:val="ds-markdown-paragraph"/>
        <w:shd w:val="clear" w:color="auto" w:fill="FFFFFF"/>
        <w:spacing w:before="240" w:beforeAutospacing="0" w:after="240" w:afterAutospacing="0"/>
        <w:rPr>
          <w:color w:val="0F1115"/>
          <w:lang w:val="ru-RU"/>
        </w:rPr>
      </w:pPr>
      <w:r>
        <w:rPr>
          <w:color w:val="0F1115"/>
          <w:lang w:val="ru-RU"/>
        </w:rPr>
        <w:t>В данной научно-исследовательской</w:t>
      </w:r>
      <w:r w:rsidRPr="000856EB">
        <w:rPr>
          <w:color w:val="0F1115"/>
          <w:lang w:val="ru-RU"/>
        </w:rPr>
        <w:t xml:space="preserve"> работе теоретически обоснована и алгоритмически реализована методология перехода от универсальной стратегии пожизненной АРТ к персонализированной, ограниченной по времени терапии, направленной на достижение функционального излечения (посттерапевтического контроля). Показано, что успех такого подхода детерминируется строгим соответствием между индивидуальными иммунно-вирусологическими параметрами пациента и точно рассчитанным временным окном терапии.</w:t>
      </w:r>
    </w:p>
    <w:p w14:paraId="044BBB72" w14:textId="040FCF19" w:rsidR="000856EB" w:rsidRPr="000856EB" w:rsidRDefault="000856EB" w:rsidP="000856EB">
      <w:pPr>
        <w:pStyle w:val="ds-markdown-paragraph"/>
        <w:shd w:val="clear" w:color="auto" w:fill="FFFFFF"/>
        <w:spacing w:before="240" w:beforeAutospacing="0" w:after="240" w:afterAutospacing="0"/>
        <w:rPr>
          <w:color w:val="0F1115"/>
          <w:lang w:val="ru-RU"/>
        </w:rPr>
      </w:pPr>
      <w:r w:rsidRPr="000856EB">
        <w:rPr>
          <w:color w:val="0F1115"/>
          <w:lang w:val="ru-RU"/>
        </w:rPr>
        <w:t xml:space="preserve">Основным практическим выводом является доказательство принципиальной возможности и необходимости </w:t>
      </w:r>
      <w:r w:rsidRPr="000856EB">
        <w:rPr>
          <w:color w:val="0F1115"/>
          <w:shd w:val="clear" w:color="auto" w:fill="FFFFFF"/>
          <w:lang w:val="ru-RU"/>
        </w:rPr>
        <w:t>разработки клинической системы поддержки принятия решений на основе математической модели</w:t>
      </w:r>
      <w:r w:rsidRPr="000856EB">
        <w:rPr>
          <w:color w:val="0F1115"/>
          <w:lang w:val="ru-RU"/>
        </w:rPr>
        <w:t xml:space="preserve">. Такой инструмент, используя минимальный набор измеряемых </w:t>
      </w:r>
      <w:r>
        <w:rPr>
          <w:color w:val="0F1115"/>
          <w:lang w:val="ru-RU"/>
        </w:rPr>
        <w:t>в лабораторных условиях</w:t>
      </w:r>
      <w:r w:rsidRPr="000856EB">
        <w:rPr>
          <w:color w:val="0F1115"/>
          <w:lang w:val="ru-RU"/>
        </w:rPr>
        <w:t xml:space="preserve"> и клинических параметров, сможет для конкретного пациента: а) диагностировать потенциальную возможность спонтанного контроля, избегая избыточной терапии; б) в случае необходимости лечения — рассчитать оптимальное время начала и окончания курса АРТ с точностью, требуемой для успешного исхода.</w:t>
      </w:r>
    </w:p>
    <w:p w14:paraId="6862C1EE" w14:textId="367BC887" w:rsidR="000856EB" w:rsidRDefault="000856EB" w:rsidP="000856EB">
      <w:pPr>
        <w:pStyle w:val="ds-markdown-paragraph"/>
        <w:shd w:val="clear" w:color="auto" w:fill="FFFFFF"/>
        <w:spacing w:before="240" w:beforeAutospacing="0"/>
        <w:rPr>
          <w:color w:val="0F1115"/>
          <w:lang w:val="ru-RU"/>
        </w:rPr>
      </w:pPr>
      <w:r w:rsidRPr="000856EB">
        <w:rPr>
          <w:color w:val="0F1115"/>
          <w:lang w:val="ru-RU"/>
        </w:rPr>
        <w:t>Дальнейшие шаги должны быть направлены на экспериментальную валидацию и калибровку модели на реальных клинических данных, разработку стандартизированных протоколов измерения критических параметров (</w:t>
      </w:r>
      <w:r w:rsidRPr="000856EB">
        <w:rPr>
          <w:rStyle w:val="mord"/>
          <w:rFonts w:eastAsiaTheme="majorEastAsia"/>
          <w:i/>
          <w:iCs/>
          <w:color w:val="0F1115"/>
        </w:rPr>
        <w:t>I</w:t>
      </w:r>
      <w:r w:rsidRPr="000856EB">
        <w:rPr>
          <w:rStyle w:val="mord"/>
          <w:rFonts w:eastAsiaTheme="majorEastAsia"/>
          <w:color w:val="0F1115"/>
          <w:lang w:val="ru-RU"/>
        </w:rPr>
        <w:t>0</w:t>
      </w:r>
      <w:r w:rsidRPr="000856EB">
        <w:rPr>
          <w:rStyle w:val="mord"/>
          <w:rFonts w:eastAsiaTheme="majorEastAsia"/>
          <w:i/>
          <w:iCs/>
          <w:color w:val="0F1115"/>
        </w:rPr>
        <w:t>H</w:t>
      </w:r>
      <w:r w:rsidRPr="000856EB">
        <w:rPr>
          <w:rStyle w:val="vlist-s"/>
          <w:color w:val="0F1115"/>
          <w:lang w:val="ru-RU"/>
        </w:rPr>
        <w:t>​</w:t>
      </w:r>
      <w:r w:rsidRPr="000856EB">
        <w:rPr>
          <w:color w:val="0F1115"/>
          <w:lang w:val="ru-RU"/>
        </w:rPr>
        <w:t>,</w:t>
      </w:r>
      <w:r w:rsidRPr="000856EB">
        <w:rPr>
          <w:color w:val="0F1115"/>
        </w:rPr>
        <w:t> </w:t>
      </w:r>
      <w:r w:rsidRPr="000856EB">
        <w:rPr>
          <w:rStyle w:val="mord"/>
          <w:rFonts w:eastAsiaTheme="majorEastAsia"/>
          <w:i/>
          <w:iCs/>
          <w:color w:val="0F1115"/>
        </w:rPr>
        <w:t>I</w:t>
      </w:r>
      <w:r w:rsidR="00F94CBF" w:rsidRPr="00F94CBF">
        <w:rPr>
          <w:rStyle w:val="mord"/>
          <w:rFonts w:eastAsiaTheme="majorEastAsia"/>
          <w:i/>
          <w:iCs/>
          <w:color w:val="0F1115"/>
          <w:lang w:val="ru-RU"/>
        </w:rPr>
        <w:t>0</w:t>
      </w:r>
      <w:r w:rsidRPr="000856EB">
        <w:rPr>
          <w:rStyle w:val="mord"/>
          <w:rFonts w:eastAsiaTheme="majorEastAsia"/>
          <w:i/>
          <w:iCs/>
          <w:color w:val="0F1115"/>
        </w:rPr>
        <w:t>E</w:t>
      </w:r>
      <w:r w:rsidRPr="000856EB">
        <w:rPr>
          <w:rStyle w:val="vlist-s"/>
          <w:color w:val="0F1115"/>
          <w:lang w:val="ru-RU"/>
        </w:rPr>
        <w:t>​</w:t>
      </w:r>
      <w:r w:rsidRPr="000856EB">
        <w:rPr>
          <w:color w:val="0F1115"/>
          <w:lang w:val="ru-RU"/>
        </w:rPr>
        <w:t>,</w:t>
      </w:r>
      <w:r w:rsidRPr="000856EB">
        <w:rPr>
          <w:color w:val="0F1115"/>
        </w:rPr>
        <w:t> </w:t>
      </w:r>
      <w:r w:rsidRPr="000856EB">
        <w:rPr>
          <w:rStyle w:val="mord"/>
          <w:rFonts w:eastAsiaTheme="majorEastAsia"/>
          <w:i/>
          <w:iCs/>
          <w:color w:val="0F1115"/>
        </w:rPr>
        <w:t>w</w:t>
      </w:r>
      <w:r w:rsidRPr="000856EB">
        <w:rPr>
          <w:color w:val="0F1115"/>
          <w:lang w:val="ru-RU"/>
        </w:rPr>
        <w:t>) и создание удобного интерфейса для врачей-инфекционистов. Реализация этого подхода может стать значимым прорывом в управлении ВИЧ-инфекцией, сократив пожизненную лекарственную нагрузку для пациентов и повысив эффективность использования ресурсов здравоохранения.</w:t>
      </w:r>
    </w:p>
    <w:p w14:paraId="6E77752E" w14:textId="6647C72E" w:rsidR="00A25F9C" w:rsidRDefault="00A25F9C" w:rsidP="000856EB">
      <w:pPr>
        <w:pStyle w:val="ds-markdown-paragraph"/>
        <w:shd w:val="clear" w:color="auto" w:fill="FFFFFF"/>
        <w:spacing w:before="240" w:beforeAutospacing="0"/>
        <w:rPr>
          <w:color w:val="0F1115"/>
          <w:lang w:val="ru-RU"/>
        </w:rPr>
      </w:pPr>
      <w:r>
        <w:rPr>
          <w:color w:val="0F1115"/>
          <w:lang w:val="ru-RU"/>
        </w:rPr>
        <w:t>Дальнейшим направлением данного проекта НИР являтся включение модели антигенного ускользания Баторски и Рузин в данный проект с хелперным ответом.</w:t>
      </w:r>
      <w:ins w:id="212" w:author="Microsoft Office User" w:date="2026-04-27T18:26:00Z" w16du:dateUtc="2026-04-27T15:26:00Z">
        <w:r w:rsidR="00EB3FEB">
          <w:rPr>
            <w:color w:val="0F1115"/>
            <w:lang w:val="ru-RU"/>
          </w:rPr>
          <w:t xml:space="preserve"> </w:t>
        </w:r>
        <w:r w:rsidR="00EB3FEB">
          <w:rPr>
            <w:color w:val="0F1115"/>
            <w:lang w:val="ru-RU"/>
          </w:rPr>
          <w:t>Подготовительная фаза этого исследования представлена в дипломной работе Ильи Юнаковского.</w:t>
        </w:r>
      </w:ins>
    </w:p>
    <w:p w14:paraId="619E7C52" w14:textId="18144270" w:rsidR="00C34543" w:rsidRDefault="00C34543" w:rsidP="000856EB">
      <w:pPr>
        <w:pStyle w:val="ds-markdown-paragraph"/>
        <w:shd w:val="clear" w:color="auto" w:fill="FFFFFF"/>
        <w:spacing w:before="240" w:beforeAutospacing="0"/>
        <w:rPr>
          <w:color w:val="0F1115"/>
          <w:lang w:val="ru-RU"/>
        </w:rPr>
      </w:pPr>
    </w:p>
    <w:p w14:paraId="4B396D71" w14:textId="752877B1" w:rsidR="00587936" w:rsidRPr="00F31D66" w:rsidRDefault="00587936" w:rsidP="000D2AC6">
      <w:pPr>
        <w:pStyle w:val="my-2"/>
        <w:rPr>
          <w:rStyle w:val="inline-flex"/>
          <w:rFonts w:eastAsiaTheme="majorEastAsia"/>
          <w:lang w:val="ru-RU"/>
        </w:rPr>
      </w:pPr>
    </w:p>
    <w:p w14:paraId="114220FA" w14:textId="77777777" w:rsidR="008C7D1E" w:rsidRPr="00F31D66" w:rsidRDefault="008C7D1E" w:rsidP="000D2AC6">
      <w:pPr>
        <w:pStyle w:val="my-2"/>
        <w:rPr>
          <w:rStyle w:val="inline-flex"/>
          <w:rFonts w:eastAsiaTheme="majorEastAsia"/>
          <w:lang w:val="ru-RU"/>
        </w:rPr>
      </w:pPr>
    </w:p>
    <w:p w14:paraId="2E1FAA46" w14:textId="77777777" w:rsidR="008C7D1E" w:rsidRPr="00F31D66" w:rsidRDefault="008C7D1E" w:rsidP="000D2AC6">
      <w:pPr>
        <w:pStyle w:val="my-2"/>
        <w:rPr>
          <w:rStyle w:val="inline-flex"/>
          <w:rFonts w:eastAsiaTheme="majorEastAsia"/>
          <w:lang w:val="ru-RU"/>
        </w:rPr>
      </w:pPr>
    </w:p>
    <w:p w14:paraId="6279BD84" w14:textId="77777777" w:rsidR="008C7D1E" w:rsidRPr="00F31D66" w:rsidRDefault="008C7D1E" w:rsidP="000D2AC6">
      <w:pPr>
        <w:pStyle w:val="my-2"/>
        <w:rPr>
          <w:rStyle w:val="inline-flex"/>
          <w:rFonts w:eastAsiaTheme="majorEastAsia"/>
          <w:lang w:val="ru-RU"/>
        </w:rPr>
      </w:pPr>
    </w:p>
    <w:p w14:paraId="2C770459" w14:textId="77777777" w:rsidR="008C7D1E" w:rsidRPr="00F31D66" w:rsidRDefault="008C7D1E" w:rsidP="000D2AC6">
      <w:pPr>
        <w:pStyle w:val="my-2"/>
        <w:rPr>
          <w:rStyle w:val="inline-flex"/>
          <w:rFonts w:eastAsiaTheme="majorEastAsia"/>
          <w:lang w:val="ru-RU"/>
        </w:rPr>
      </w:pPr>
    </w:p>
    <w:p w14:paraId="267529FF" w14:textId="77777777" w:rsidR="008C7D1E" w:rsidRPr="00F31D66" w:rsidRDefault="008C7D1E" w:rsidP="000D2AC6">
      <w:pPr>
        <w:pStyle w:val="my-2"/>
        <w:rPr>
          <w:rStyle w:val="inline-flex"/>
          <w:rFonts w:eastAsiaTheme="majorEastAsia"/>
          <w:lang w:val="ru-RU"/>
        </w:rPr>
      </w:pPr>
    </w:p>
    <w:p w14:paraId="19FB5A42" w14:textId="77777777" w:rsidR="008C7D1E" w:rsidRPr="00F31D66" w:rsidRDefault="008C7D1E" w:rsidP="000D2AC6">
      <w:pPr>
        <w:pStyle w:val="my-2"/>
        <w:rPr>
          <w:rStyle w:val="inline-flex"/>
          <w:rFonts w:eastAsiaTheme="majorEastAsia"/>
          <w:lang w:val="ru-RU"/>
        </w:rPr>
      </w:pPr>
    </w:p>
    <w:p w14:paraId="7239F6E1" w14:textId="77777777" w:rsidR="008C7D1E" w:rsidRPr="00F31D66" w:rsidRDefault="008C7D1E" w:rsidP="000D2AC6">
      <w:pPr>
        <w:pStyle w:val="my-2"/>
        <w:rPr>
          <w:rStyle w:val="inline-flex"/>
          <w:rFonts w:eastAsiaTheme="majorEastAsia"/>
          <w:lang w:val="ru-RU"/>
        </w:rPr>
      </w:pPr>
    </w:p>
    <w:p w14:paraId="6DBFD976" w14:textId="77777777" w:rsidR="008C7D1E" w:rsidRPr="00F31D66" w:rsidRDefault="008C7D1E" w:rsidP="000D2AC6">
      <w:pPr>
        <w:pStyle w:val="my-2"/>
        <w:rPr>
          <w:rStyle w:val="inline-flex"/>
          <w:rFonts w:eastAsiaTheme="majorEastAsia"/>
          <w:lang w:val="ru-RU"/>
        </w:rPr>
      </w:pPr>
    </w:p>
    <w:p w14:paraId="4B1F4FEE" w14:textId="55501ACC" w:rsidR="00587936" w:rsidRPr="00DC45B2" w:rsidRDefault="00DC45B2" w:rsidP="00DC45B2">
      <w:pPr>
        <w:pStyle w:val="Heading1"/>
        <w:rPr>
          <w:color w:val="000000" w:themeColor="text1"/>
        </w:rPr>
      </w:pPr>
      <w:bookmarkStart w:id="213" w:name="_Toc221915491"/>
      <w:r w:rsidRPr="00DC45B2">
        <w:rPr>
          <w:rStyle w:val="inline-flex"/>
          <w:color w:val="000000" w:themeColor="text1"/>
        </w:rPr>
        <w:t xml:space="preserve">Список </w:t>
      </w:r>
      <w:r>
        <w:rPr>
          <w:rStyle w:val="inline-flex"/>
          <w:color w:val="000000" w:themeColor="text1"/>
        </w:rPr>
        <w:t>литературы</w:t>
      </w:r>
      <w:bookmarkEnd w:id="213"/>
    </w:p>
    <w:p w14:paraId="0532878D" w14:textId="77777777" w:rsidR="00DC45B2" w:rsidRDefault="00DC45B2" w:rsidP="00DC45B2">
      <w:pPr>
        <w:pStyle w:val="my-2"/>
        <w:numPr>
          <w:ilvl w:val="0"/>
          <w:numId w:val="8"/>
        </w:numPr>
      </w:pPr>
      <w:r>
        <w:t>Perelson A. S., Neumann A. U., Markowitz M., et al. HIV-1 dynamics in vivo: virion clearance rate, infected cell life-span, and viral generation time // Science. – 1996. – Vol. 271, № 5255. – P. 1582–1586.</w:t>
      </w:r>
    </w:p>
    <w:p w14:paraId="18491BCE" w14:textId="77777777" w:rsidR="00DC45B2" w:rsidRDefault="00DC45B2" w:rsidP="00DC45B2">
      <w:pPr>
        <w:pStyle w:val="my-2"/>
        <w:numPr>
          <w:ilvl w:val="0"/>
          <w:numId w:val="8"/>
        </w:numPr>
      </w:pPr>
      <w:r>
        <w:t>Sáez-Cirión A., Bacchus C., Hocqueloux L., et al. Post-treatment HIV-1 controllers with a long-term virological remission after the interruption of early initiated antiretroviral therapy: ANRS VISCONTI study // PLoS Pathogens. – 2013. – Vol. 9, № 3. – P. e1003211. – DOI: 10.1371/journal.ppat.1003211.</w:t>
      </w:r>
    </w:p>
    <w:p w14:paraId="218F047F" w14:textId="77777777" w:rsidR="00DC45B2" w:rsidRDefault="00DC45B2" w:rsidP="00DC45B2">
      <w:pPr>
        <w:pStyle w:val="my-2"/>
        <w:numPr>
          <w:ilvl w:val="0"/>
          <w:numId w:val="8"/>
        </w:numPr>
      </w:pPr>
      <w:r>
        <w:t>UNAIDS. Global HIV &amp; AIDS statistics — 2025 fact sheet [Электронный ресурс]. – Geneva: UNAIDS, 2025. – 4 p. – Режим доступа: https://www.unaids.org/en/resources/fact-sheet (дата обращения: 11.02.2026).</w:t>
      </w:r>
    </w:p>
    <w:p w14:paraId="16832D85" w14:textId="77777777" w:rsidR="00DC45B2" w:rsidRDefault="00DC45B2" w:rsidP="00DC45B2">
      <w:pPr>
        <w:pStyle w:val="my-2"/>
        <w:numPr>
          <w:ilvl w:val="0"/>
          <w:numId w:val="8"/>
        </w:numPr>
      </w:pPr>
      <w:r>
        <w:t>Pereyra F., Jia X., McLaren P. J., et al. The major genetic determinants of HIV-1 control affect HLA class I peptide presentation // Science. – 2010. – Vol. 330, № 6010. – P. 1551–1557. – DOI: 10.1126/science.1195271.</w:t>
      </w:r>
    </w:p>
    <w:p w14:paraId="392042B8" w14:textId="77777777" w:rsidR="00DC45B2" w:rsidRPr="00DC45B2" w:rsidRDefault="00DC45B2" w:rsidP="00DC45B2">
      <w:pPr>
        <w:pStyle w:val="my-2"/>
        <w:numPr>
          <w:ilvl w:val="0"/>
          <w:numId w:val="8"/>
        </w:numPr>
      </w:pPr>
      <w:r>
        <w:t>Rouzine I. M. A role for CD4+ helper T cells in HIV control and latency reversal // AIDS. – 2022. – Vol. 36, Suppl. 1. – P. S24–S35. – DOI: 10.1097/QAD.0000000000003303.</w:t>
      </w:r>
    </w:p>
    <w:p w14:paraId="41D9ACAA" w14:textId="6786CAD5" w:rsidR="00DC45B2" w:rsidRDefault="00DC45B2" w:rsidP="00DC45B2">
      <w:pPr>
        <w:pStyle w:val="my-2"/>
        <w:numPr>
          <w:ilvl w:val="0"/>
          <w:numId w:val="8"/>
        </w:numPr>
      </w:pPr>
      <w:r>
        <w:t>Rouzine I. M., Coffin J. M. Interference of superinfection and its role in viral dynamics // Proceedings of the National Academy of Sciences. – 2007. – Vol. 104, № 1. – P. 166–171.</w:t>
      </w:r>
    </w:p>
    <w:p w14:paraId="6166135C" w14:textId="77777777" w:rsidR="00DC45B2" w:rsidRDefault="00DC45B2" w:rsidP="00DC45B2">
      <w:pPr>
        <w:pStyle w:val="my-2"/>
        <w:numPr>
          <w:ilvl w:val="0"/>
          <w:numId w:val="8"/>
        </w:numPr>
      </w:pPr>
      <w:r>
        <w:t>Sergeev R. A., Bagnoli F., Pandey R. B. Bistability in a model of HIV infection // Theoretical Population Biology. – 2010. – Vol. 78, № 3. – P. 199–211.</w:t>
      </w:r>
    </w:p>
    <w:p w14:paraId="0DC3B2D7" w14:textId="77777777" w:rsidR="00DC45B2" w:rsidRDefault="00DC45B2" w:rsidP="00DC45B2">
      <w:pPr>
        <w:pStyle w:val="my-2"/>
        <w:numPr>
          <w:ilvl w:val="0"/>
          <w:numId w:val="8"/>
        </w:numPr>
      </w:pPr>
      <w:r>
        <w:rPr>
          <w:lang w:val="en-US"/>
        </w:rPr>
        <w:t>D</w:t>
      </w:r>
      <w:r>
        <w:t>eacon N. J., Tsykin A., Solomon A., et al. Genomic structure of an attenuated quasi species of HIV-1 from a blood transfusion donor and recipients // Science. – 1995. – Vol. 270, № 5238. – P. 988–991.</w:t>
      </w:r>
    </w:p>
    <w:p w14:paraId="78EBEA51" w14:textId="77777777" w:rsidR="00DC45B2" w:rsidRDefault="00DC45B2" w:rsidP="00DC45B2">
      <w:pPr>
        <w:pStyle w:val="my-2"/>
        <w:numPr>
          <w:ilvl w:val="0"/>
          <w:numId w:val="8"/>
        </w:numPr>
      </w:pPr>
      <w:r>
        <w:t>Samson M., Libert F., Doranz B. J., et al. Resistance to HIV-1 infection in caucasian individuals bearing mutant alleles of the CCR-5 chemokine receptor gene // Nature. – 1996. – Vol. 382, № 6593. – P. 722–725.</w:t>
      </w:r>
    </w:p>
    <w:p w14:paraId="66091CA7" w14:textId="782AE80B" w:rsidR="000856EB" w:rsidRPr="00F37EBC" w:rsidRDefault="00DC45B2" w:rsidP="00DC45B2">
      <w:pPr>
        <w:pStyle w:val="my-2"/>
        <w:numPr>
          <w:ilvl w:val="0"/>
          <w:numId w:val="8"/>
        </w:numPr>
      </w:pPr>
      <w:r>
        <w:t>Murphy K., Weaver C. Janeway's immunobiology. – 9th ed. – New York: Garland Science, 2016. – 904 p.</w:t>
      </w:r>
    </w:p>
    <w:p w14:paraId="59B5C421" w14:textId="3695FBF0" w:rsidR="00F37EBC" w:rsidRPr="00EA01B3" w:rsidRDefault="00F37EBC" w:rsidP="00DC45B2">
      <w:pPr>
        <w:pStyle w:val="my-2"/>
        <w:numPr>
          <w:ilvl w:val="0"/>
          <w:numId w:val="8"/>
        </w:numPr>
      </w:pPr>
      <w:r w:rsidRPr="00F37EBC">
        <w:rPr>
          <w:lang w:val="en-US"/>
        </w:rPr>
        <w:t xml:space="preserve">Batorsky R, Sergeev RA, Rouzine IM. The route of HIV escape from immune response targeting multiple sites is determined by the cost-benefit tradeoff of escape mutations. </w:t>
      </w:r>
      <w:r w:rsidRPr="00F37EBC">
        <w:rPr>
          <w:lang w:val="ru-RU"/>
        </w:rPr>
        <w:t>PLoS Comput Biol 2014; 10:e1003878.</w:t>
      </w:r>
    </w:p>
    <w:sectPr w:rsidR="00F37EBC" w:rsidRPr="00EA01B3">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4-27T18:44:00Z" w:initials="MOU">
    <w:p w14:paraId="19343AE0" w14:textId="21E2976F" w:rsidR="006C29BC" w:rsidRDefault="006C29BC">
      <w:pPr>
        <w:pStyle w:val="CommentText"/>
      </w:pPr>
      <w:r>
        <w:rPr>
          <w:rStyle w:val="CommentReference"/>
        </w:rPr>
        <w:annotationRef/>
      </w:r>
      <w:r>
        <w:t>Несоотесттвие нумерации глав!</w:t>
      </w:r>
    </w:p>
  </w:comment>
  <w:comment w:id="53" w:author="Microsoft Office User" w:date="2026-04-27T18:46:00Z" w:initials="MOU">
    <w:p w14:paraId="3890410A" w14:textId="0FC07397" w:rsidR="006C29BC" w:rsidRDefault="006C29BC">
      <w:pPr>
        <w:pStyle w:val="CommentText"/>
      </w:pPr>
      <w:r>
        <w:rPr>
          <w:rStyle w:val="CommentReference"/>
        </w:rPr>
        <w:annotationRef/>
      </w:r>
      <w:r>
        <w:t>Это у Вас отдельная глава, нет в оглавлении</w:t>
      </w:r>
    </w:p>
  </w:comment>
  <w:comment w:id="59" w:author="Microsoft Office User" w:date="2026-04-27T18:34:00Z" w:initials="MOU">
    <w:p w14:paraId="470FBD91" w14:textId="332D92B1" w:rsidR="00EB3FEB" w:rsidRDefault="00EB3FEB">
      <w:pPr>
        <w:pStyle w:val="CommentText"/>
      </w:pPr>
      <w:r>
        <w:rPr>
          <w:rStyle w:val="CommentReference"/>
        </w:rPr>
        <w:annotationRef/>
      </w:r>
      <w:r>
        <w:t>Номера рисунков под рисунками и ссылки на  них  в тексте!</w:t>
      </w:r>
    </w:p>
  </w:comment>
  <w:comment w:id="110" w:author="Microsoft Office User" w:date="2026-04-27T18:33:00Z" w:initials="MOU">
    <w:p w14:paraId="2F560F7F" w14:textId="77777777" w:rsidR="006C29BC" w:rsidRDefault="006C29BC">
      <w:pPr>
        <w:pStyle w:val="CommentText"/>
      </w:pPr>
      <w:r>
        <w:rPr>
          <w:rStyle w:val="CommentReference"/>
        </w:rPr>
        <w:annotationRef/>
      </w:r>
      <w:r>
        <w:t>Диапазон для каждого параметра!</w:t>
      </w:r>
    </w:p>
  </w:comment>
  <w:comment w:id="113" w:author="Microsoft Office User" w:date="2026-04-27T18:33:00Z" w:initials="MOU">
    <w:p w14:paraId="51B5D0E5" w14:textId="52D02CBF" w:rsidR="00EB3FEB" w:rsidRDefault="00EB3FEB">
      <w:pPr>
        <w:pStyle w:val="CommentText"/>
      </w:pPr>
      <w:r>
        <w:rPr>
          <w:rStyle w:val="CommentReference"/>
        </w:rPr>
        <w:annotationRef/>
      </w:r>
      <w:r>
        <w:t>Диапазон для каждого параметра!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343AE0" w15:done="0"/>
  <w15:commentEx w15:paraId="3890410A" w15:done="0"/>
  <w15:commentEx w15:paraId="470FBD91" w15:done="0"/>
  <w15:commentEx w15:paraId="2F560F7F" w15:done="0"/>
  <w15:commentEx w15:paraId="51B5D0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9D31EE" w16cex:dateUtc="2026-04-27T15:44:00Z"/>
  <w16cex:commentExtensible w16cex:durableId="2FE6A569" w16cex:dateUtc="2026-04-27T15:46:00Z"/>
  <w16cex:commentExtensible w16cex:durableId="374646EC" w16cex:dateUtc="2026-04-27T15:34:00Z"/>
  <w16cex:commentExtensible w16cex:durableId="3D8F703F" w16cex:dateUtc="2026-04-27T15:33:00Z"/>
  <w16cex:commentExtensible w16cex:durableId="23F3CEAA" w16cex:dateUtc="2026-04-27T1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343AE0" w16cid:durableId="3F9D31EE"/>
  <w16cid:commentId w16cid:paraId="3890410A" w16cid:durableId="2FE6A569"/>
  <w16cid:commentId w16cid:paraId="470FBD91" w16cid:durableId="374646EC"/>
  <w16cid:commentId w16cid:paraId="2F560F7F" w16cid:durableId="3D8F703F"/>
  <w16cid:commentId w16cid:paraId="51B5D0E5" w16cid:durableId="23F3CE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24CF8"/>
    <w:multiLevelType w:val="hybridMultilevel"/>
    <w:tmpl w:val="0218A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F340F23"/>
    <w:multiLevelType w:val="multilevel"/>
    <w:tmpl w:val="E7D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E1924"/>
    <w:multiLevelType w:val="multilevel"/>
    <w:tmpl w:val="7DB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44359"/>
    <w:multiLevelType w:val="hybridMultilevel"/>
    <w:tmpl w:val="BF06C8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243259A"/>
    <w:multiLevelType w:val="hybridMultilevel"/>
    <w:tmpl w:val="9F16C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614635"/>
    <w:multiLevelType w:val="hybridMultilevel"/>
    <w:tmpl w:val="5CCA20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06B31B7"/>
    <w:multiLevelType w:val="multilevel"/>
    <w:tmpl w:val="E31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A2462"/>
    <w:multiLevelType w:val="multilevel"/>
    <w:tmpl w:val="EADC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A6703B"/>
    <w:multiLevelType w:val="multilevel"/>
    <w:tmpl w:val="A1DE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14218E"/>
    <w:multiLevelType w:val="multilevel"/>
    <w:tmpl w:val="F1D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D6582"/>
    <w:multiLevelType w:val="hybridMultilevel"/>
    <w:tmpl w:val="EE083EF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num w:numId="1" w16cid:durableId="684670990">
    <w:abstractNumId w:val="0"/>
  </w:num>
  <w:num w:numId="2" w16cid:durableId="809396390">
    <w:abstractNumId w:val="5"/>
  </w:num>
  <w:num w:numId="3" w16cid:durableId="2070304978">
    <w:abstractNumId w:val="3"/>
  </w:num>
  <w:num w:numId="4" w16cid:durableId="1782218741">
    <w:abstractNumId w:val="7"/>
  </w:num>
  <w:num w:numId="5" w16cid:durableId="547451884">
    <w:abstractNumId w:val="2"/>
  </w:num>
  <w:num w:numId="6" w16cid:durableId="1209680579">
    <w:abstractNumId w:val="6"/>
  </w:num>
  <w:num w:numId="7" w16cid:durableId="23796028">
    <w:abstractNumId w:val="9"/>
  </w:num>
  <w:num w:numId="8" w16cid:durableId="348530583">
    <w:abstractNumId w:val="8"/>
  </w:num>
  <w:num w:numId="9" w16cid:durableId="1403599417">
    <w:abstractNumId w:val="10"/>
  </w:num>
  <w:num w:numId="10" w16cid:durableId="783155848">
    <w:abstractNumId w:val="4"/>
  </w:num>
  <w:num w:numId="11" w16cid:durableId="156652526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trackRevisions/>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E61"/>
    <w:rsid w:val="000339C6"/>
    <w:rsid w:val="000601CB"/>
    <w:rsid w:val="000856EB"/>
    <w:rsid w:val="00092329"/>
    <w:rsid w:val="000B49F3"/>
    <w:rsid w:val="000C569B"/>
    <w:rsid w:val="000D2306"/>
    <w:rsid w:val="000D2AC6"/>
    <w:rsid w:val="000E6558"/>
    <w:rsid w:val="000E7A1C"/>
    <w:rsid w:val="000F3AAF"/>
    <w:rsid w:val="00103482"/>
    <w:rsid w:val="00113AB0"/>
    <w:rsid w:val="00115D38"/>
    <w:rsid w:val="00126E31"/>
    <w:rsid w:val="00126E35"/>
    <w:rsid w:val="00136994"/>
    <w:rsid w:val="00136B57"/>
    <w:rsid w:val="00137ADC"/>
    <w:rsid w:val="001460D1"/>
    <w:rsid w:val="0015060F"/>
    <w:rsid w:val="00160C0B"/>
    <w:rsid w:val="00166BEA"/>
    <w:rsid w:val="0017619D"/>
    <w:rsid w:val="00186B1A"/>
    <w:rsid w:val="0019296F"/>
    <w:rsid w:val="001A76F3"/>
    <w:rsid w:val="001C5D1D"/>
    <w:rsid w:val="001E14E2"/>
    <w:rsid w:val="00255619"/>
    <w:rsid w:val="00256A5C"/>
    <w:rsid w:val="00261069"/>
    <w:rsid w:val="002A35C5"/>
    <w:rsid w:val="002B463F"/>
    <w:rsid w:val="002D1509"/>
    <w:rsid w:val="002F2940"/>
    <w:rsid w:val="0034241B"/>
    <w:rsid w:val="00357CE8"/>
    <w:rsid w:val="0037223B"/>
    <w:rsid w:val="003968C9"/>
    <w:rsid w:val="004172CF"/>
    <w:rsid w:val="00443F56"/>
    <w:rsid w:val="004467EC"/>
    <w:rsid w:val="00452C56"/>
    <w:rsid w:val="00480763"/>
    <w:rsid w:val="00495A27"/>
    <w:rsid w:val="004C7FE4"/>
    <w:rsid w:val="004D245D"/>
    <w:rsid w:val="004D7F1A"/>
    <w:rsid w:val="00512784"/>
    <w:rsid w:val="00525532"/>
    <w:rsid w:val="005277F0"/>
    <w:rsid w:val="00535D4D"/>
    <w:rsid w:val="00543617"/>
    <w:rsid w:val="0055693C"/>
    <w:rsid w:val="005663FB"/>
    <w:rsid w:val="00580BC9"/>
    <w:rsid w:val="00587936"/>
    <w:rsid w:val="005933B4"/>
    <w:rsid w:val="00595A34"/>
    <w:rsid w:val="005B0C9E"/>
    <w:rsid w:val="005C250E"/>
    <w:rsid w:val="005C3BDB"/>
    <w:rsid w:val="005D1809"/>
    <w:rsid w:val="005D4EFA"/>
    <w:rsid w:val="005D6617"/>
    <w:rsid w:val="005D71F2"/>
    <w:rsid w:val="0061033A"/>
    <w:rsid w:val="00616A74"/>
    <w:rsid w:val="00651A0C"/>
    <w:rsid w:val="00656BA8"/>
    <w:rsid w:val="00661D65"/>
    <w:rsid w:val="00691A19"/>
    <w:rsid w:val="00696D7D"/>
    <w:rsid w:val="006C29BC"/>
    <w:rsid w:val="006C4478"/>
    <w:rsid w:val="006C548D"/>
    <w:rsid w:val="006E393F"/>
    <w:rsid w:val="006E3F52"/>
    <w:rsid w:val="006F5DE5"/>
    <w:rsid w:val="006F7D30"/>
    <w:rsid w:val="00730949"/>
    <w:rsid w:val="00733B28"/>
    <w:rsid w:val="00733F7D"/>
    <w:rsid w:val="00734B52"/>
    <w:rsid w:val="007514B5"/>
    <w:rsid w:val="00757784"/>
    <w:rsid w:val="00763BA0"/>
    <w:rsid w:val="007845B3"/>
    <w:rsid w:val="00790F80"/>
    <w:rsid w:val="007D1E23"/>
    <w:rsid w:val="007D4F6D"/>
    <w:rsid w:val="007F59EC"/>
    <w:rsid w:val="00801B95"/>
    <w:rsid w:val="008339F0"/>
    <w:rsid w:val="00837566"/>
    <w:rsid w:val="0084203E"/>
    <w:rsid w:val="0085188A"/>
    <w:rsid w:val="00880CC4"/>
    <w:rsid w:val="00897E36"/>
    <w:rsid w:val="008C7D1E"/>
    <w:rsid w:val="008E5539"/>
    <w:rsid w:val="008F4B31"/>
    <w:rsid w:val="008F74F7"/>
    <w:rsid w:val="00926247"/>
    <w:rsid w:val="00933635"/>
    <w:rsid w:val="009407FB"/>
    <w:rsid w:val="00960184"/>
    <w:rsid w:val="0096322E"/>
    <w:rsid w:val="0096710A"/>
    <w:rsid w:val="009775C4"/>
    <w:rsid w:val="009C7CF9"/>
    <w:rsid w:val="009F342B"/>
    <w:rsid w:val="00A0586E"/>
    <w:rsid w:val="00A061CE"/>
    <w:rsid w:val="00A1692D"/>
    <w:rsid w:val="00A21A0C"/>
    <w:rsid w:val="00A25F9C"/>
    <w:rsid w:val="00A62288"/>
    <w:rsid w:val="00A73FDD"/>
    <w:rsid w:val="00A97EA1"/>
    <w:rsid w:val="00AA3BE4"/>
    <w:rsid w:val="00AB05CE"/>
    <w:rsid w:val="00AC15B8"/>
    <w:rsid w:val="00AC6616"/>
    <w:rsid w:val="00AC7B4B"/>
    <w:rsid w:val="00AE4383"/>
    <w:rsid w:val="00AE44BB"/>
    <w:rsid w:val="00B12042"/>
    <w:rsid w:val="00B13437"/>
    <w:rsid w:val="00B43A0C"/>
    <w:rsid w:val="00B52947"/>
    <w:rsid w:val="00B56C93"/>
    <w:rsid w:val="00B943ED"/>
    <w:rsid w:val="00B944FD"/>
    <w:rsid w:val="00BA5B19"/>
    <w:rsid w:val="00BE0BCC"/>
    <w:rsid w:val="00BE5D37"/>
    <w:rsid w:val="00BE6272"/>
    <w:rsid w:val="00C11DA9"/>
    <w:rsid w:val="00C164E0"/>
    <w:rsid w:val="00C31A97"/>
    <w:rsid w:val="00C34543"/>
    <w:rsid w:val="00C372E0"/>
    <w:rsid w:val="00C47F46"/>
    <w:rsid w:val="00C51B39"/>
    <w:rsid w:val="00C5493F"/>
    <w:rsid w:val="00C572A2"/>
    <w:rsid w:val="00C60D4C"/>
    <w:rsid w:val="00C7045B"/>
    <w:rsid w:val="00C71430"/>
    <w:rsid w:val="00C7524A"/>
    <w:rsid w:val="00C76DD5"/>
    <w:rsid w:val="00C84D06"/>
    <w:rsid w:val="00C941AC"/>
    <w:rsid w:val="00CC469F"/>
    <w:rsid w:val="00CC4EFE"/>
    <w:rsid w:val="00CE0AC8"/>
    <w:rsid w:val="00CE4F41"/>
    <w:rsid w:val="00D01026"/>
    <w:rsid w:val="00D218D4"/>
    <w:rsid w:val="00D2258D"/>
    <w:rsid w:val="00D279E4"/>
    <w:rsid w:val="00D408BF"/>
    <w:rsid w:val="00D42A75"/>
    <w:rsid w:val="00D43EA5"/>
    <w:rsid w:val="00D56BD9"/>
    <w:rsid w:val="00D667CA"/>
    <w:rsid w:val="00D77D0A"/>
    <w:rsid w:val="00DB6E61"/>
    <w:rsid w:val="00DC0078"/>
    <w:rsid w:val="00DC45B2"/>
    <w:rsid w:val="00DC480F"/>
    <w:rsid w:val="00DE1726"/>
    <w:rsid w:val="00DF3E62"/>
    <w:rsid w:val="00E14864"/>
    <w:rsid w:val="00E22010"/>
    <w:rsid w:val="00E25247"/>
    <w:rsid w:val="00E25274"/>
    <w:rsid w:val="00E46AC4"/>
    <w:rsid w:val="00E71882"/>
    <w:rsid w:val="00E740A9"/>
    <w:rsid w:val="00E82588"/>
    <w:rsid w:val="00E972BC"/>
    <w:rsid w:val="00EA01B3"/>
    <w:rsid w:val="00EB3FEB"/>
    <w:rsid w:val="00ED0A5F"/>
    <w:rsid w:val="00EF5948"/>
    <w:rsid w:val="00F00566"/>
    <w:rsid w:val="00F01BCA"/>
    <w:rsid w:val="00F21399"/>
    <w:rsid w:val="00F2791D"/>
    <w:rsid w:val="00F31D66"/>
    <w:rsid w:val="00F37EBC"/>
    <w:rsid w:val="00F4527D"/>
    <w:rsid w:val="00F505BC"/>
    <w:rsid w:val="00F75EB7"/>
    <w:rsid w:val="00F94CBF"/>
    <w:rsid w:val="00FC3665"/>
    <w:rsid w:val="00FC6AB1"/>
    <w:rsid w:val="00FE33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32EE"/>
  <w15:chartTrackingRefBased/>
  <w15:docId w15:val="{CB6B0CAF-35FE-43C8-9114-874F4CF2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C0B"/>
  </w:style>
  <w:style w:type="paragraph" w:styleId="Heading1">
    <w:name w:val="heading 1"/>
    <w:basedOn w:val="Normal"/>
    <w:next w:val="Normal"/>
    <w:link w:val="Heading1Char"/>
    <w:uiPriority w:val="9"/>
    <w:qFormat/>
    <w:rsid w:val="00160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0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0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C0B"/>
    <w:rPr>
      <w:rFonts w:eastAsiaTheme="majorEastAsia" w:cstheme="majorBidi"/>
      <w:color w:val="272727" w:themeColor="text1" w:themeTint="D8"/>
    </w:rPr>
  </w:style>
  <w:style w:type="paragraph" w:styleId="Title">
    <w:name w:val="Title"/>
    <w:basedOn w:val="Normal"/>
    <w:next w:val="Normal"/>
    <w:link w:val="TitleChar"/>
    <w:uiPriority w:val="10"/>
    <w:qFormat/>
    <w:rsid w:val="00160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C0B"/>
    <w:pPr>
      <w:spacing w:before="160"/>
      <w:jc w:val="center"/>
    </w:pPr>
    <w:rPr>
      <w:i/>
      <w:iCs/>
      <w:color w:val="404040" w:themeColor="text1" w:themeTint="BF"/>
    </w:rPr>
  </w:style>
  <w:style w:type="character" w:customStyle="1" w:styleId="QuoteChar">
    <w:name w:val="Quote Char"/>
    <w:basedOn w:val="DefaultParagraphFont"/>
    <w:link w:val="Quote"/>
    <w:uiPriority w:val="29"/>
    <w:rsid w:val="00160C0B"/>
    <w:rPr>
      <w:i/>
      <w:iCs/>
      <w:color w:val="404040" w:themeColor="text1" w:themeTint="BF"/>
    </w:rPr>
  </w:style>
  <w:style w:type="paragraph" w:styleId="ListParagraph">
    <w:name w:val="List Paragraph"/>
    <w:basedOn w:val="Normal"/>
    <w:uiPriority w:val="34"/>
    <w:qFormat/>
    <w:rsid w:val="00DB6E61"/>
    <w:pPr>
      <w:ind w:left="720"/>
      <w:contextualSpacing/>
    </w:pPr>
  </w:style>
  <w:style w:type="character" w:styleId="IntenseEmphasis">
    <w:name w:val="Intense Emphasis"/>
    <w:basedOn w:val="DefaultParagraphFont"/>
    <w:uiPriority w:val="21"/>
    <w:qFormat/>
    <w:rsid w:val="00160C0B"/>
    <w:rPr>
      <w:i/>
      <w:iCs/>
      <w:color w:val="0F4761" w:themeColor="accent1" w:themeShade="BF"/>
    </w:rPr>
  </w:style>
  <w:style w:type="paragraph" w:styleId="IntenseQuote">
    <w:name w:val="Intense Quote"/>
    <w:basedOn w:val="Normal"/>
    <w:next w:val="Normal"/>
    <w:link w:val="IntenseQuoteChar"/>
    <w:uiPriority w:val="30"/>
    <w:qFormat/>
    <w:rsid w:val="00160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C0B"/>
    <w:rPr>
      <w:i/>
      <w:iCs/>
      <w:color w:val="0F4761" w:themeColor="accent1" w:themeShade="BF"/>
    </w:rPr>
  </w:style>
  <w:style w:type="character" w:styleId="IntenseReference">
    <w:name w:val="Intense Reference"/>
    <w:basedOn w:val="DefaultParagraphFont"/>
    <w:uiPriority w:val="32"/>
    <w:qFormat/>
    <w:rsid w:val="00160C0B"/>
    <w:rPr>
      <w:b/>
      <w:bCs/>
      <w:smallCaps/>
      <w:color w:val="0F4761" w:themeColor="accent1" w:themeShade="BF"/>
      <w:spacing w:val="5"/>
    </w:rPr>
  </w:style>
  <w:style w:type="character" w:styleId="PlaceholderText">
    <w:name w:val="Placeholder Text"/>
    <w:basedOn w:val="DefaultParagraphFont"/>
    <w:uiPriority w:val="99"/>
    <w:semiHidden/>
    <w:rsid w:val="00F00566"/>
    <w:rPr>
      <w:color w:val="666666"/>
    </w:rPr>
  </w:style>
  <w:style w:type="paragraph" w:styleId="HTMLPreformatted">
    <w:name w:val="HTML Preformatted"/>
    <w:basedOn w:val="Normal"/>
    <w:link w:val="HTMLPreformattedChar"/>
    <w:uiPriority w:val="99"/>
    <w:semiHidden/>
    <w:unhideWhenUsed/>
    <w:rsid w:val="001460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60D1"/>
    <w:rPr>
      <w:rFonts w:ascii="Consolas" w:hAnsi="Consolas"/>
      <w:sz w:val="20"/>
      <w:szCs w:val="20"/>
    </w:rPr>
  </w:style>
  <w:style w:type="paragraph" w:styleId="Revision">
    <w:name w:val="Revision"/>
    <w:hidden/>
    <w:uiPriority w:val="99"/>
    <w:semiHidden/>
    <w:rsid w:val="004D7F1A"/>
    <w:pPr>
      <w:spacing w:after="0" w:line="240" w:lineRule="auto"/>
    </w:pPr>
  </w:style>
  <w:style w:type="table" w:styleId="TableGrid">
    <w:name w:val="Table Grid"/>
    <w:basedOn w:val="TableNormal"/>
    <w:uiPriority w:val="39"/>
    <w:rsid w:val="00B9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5EB7"/>
    <w:rPr>
      <w:sz w:val="16"/>
      <w:szCs w:val="16"/>
    </w:rPr>
  </w:style>
  <w:style w:type="paragraph" w:styleId="CommentText">
    <w:name w:val="annotation text"/>
    <w:basedOn w:val="Normal"/>
    <w:link w:val="CommentTextChar"/>
    <w:uiPriority w:val="99"/>
    <w:semiHidden/>
    <w:unhideWhenUsed/>
    <w:rsid w:val="00F75EB7"/>
    <w:pPr>
      <w:spacing w:line="240" w:lineRule="auto"/>
    </w:pPr>
    <w:rPr>
      <w:sz w:val="20"/>
      <w:szCs w:val="20"/>
    </w:rPr>
  </w:style>
  <w:style w:type="character" w:customStyle="1" w:styleId="CommentTextChar">
    <w:name w:val="Comment Text Char"/>
    <w:basedOn w:val="DefaultParagraphFont"/>
    <w:link w:val="CommentText"/>
    <w:uiPriority w:val="99"/>
    <w:semiHidden/>
    <w:rsid w:val="00F75EB7"/>
    <w:rPr>
      <w:sz w:val="20"/>
      <w:szCs w:val="20"/>
    </w:rPr>
  </w:style>
  <w:style w:type="paragraph" w:styleId="CommentSubject">
    <w:name w:val="annotation subject"/>
    <w:basedOn w:val="CommentText"/>
    <w:next w:val="CommentText"/>
    <w:link w:val="CommentSubjectChar"/>
    <w:uiPriority w:val="99"/>
    <w:semiHidden/>
    <w:unhideWhenUsed/>
    <w:rsid w:val="00F75EB7"/>
    <w:rPr>
      <w:b/>
      <w:bCs/>
    </w:rPr>
  </w:style>
  <w:style w:type="character" w:customStyle="1" w:styleId="CommentSubjectChar">
    <w:name w:val="Comment Subject Char"/>
    <w:basedOn w:val="CommentTextChar"/>
    <w:link w:val="CommentSubject"/>
    <w:uiPriority w:val="99"/>
    <w:semiHidden/>
    <w:rsid w:val="00F75EB7"/>
    <w:rPr>
      <w:b/>
      <w:bCs/>
      <w:sz w:val="20"/>
      <w:szCs w:val="20"/>
    </w:rPr>
  </w:style>
  <w:style w:type="paragraph" w:styleId="Caption">
    <w:name w:val="caption"/>
    <w:basedOn w:val="Normal"/>
    <w:next w:val="Normal"/>
    <w:uiPriority w:val="35"/>
    <w:semiHidden/>
    <w:unhideWhenUsed/>
    <w:qFormat/>
    <w:rsid w:val="00160C0B"/>
    <w:pPr>
      <w:spacing w:after="200" w:line="240" w:lineRule="auto"/>
    </w:pPr>
    <w:rPr>
      <w:i/>
      <w:iCs/>
      <w:color w:val="0E2841" w:themeColor="text2"/>
      <w:sz w:val="18"/>
      <w:szCs w:val="18"/>
    </w:rPr>
  </w:style>
  <w:style w:type="character" w:styleId="Strong">
    <w:name w:val="Strong"/>
    <w:basedOn w:val="DefaultParagraphFont"/>
    <w:uiPriority w:val="22"/>
    <w:qFormat/>
    <w:rsid w:val="00160C0B"/>
    <w:rPr>
      <w:b/>
      <w:bCs/>
    </w:rPr>
  </w:style>
  <w:style w:type="character" w:styleId="Emphasis">
    <w:name w:val="Emphasis"/>
    <w:basedOn w:val="DefaultParagraphFont"/>
    <w:uiPriority w:val="20"/>
    <w:qFormat/>
    <w:rsid w:val="00160C0B"/>
    <w:rPr>
      <w:i/>
      <w:iCs/>
    </w:rPr>
  </w:style>
  <w:style w:type="paragraph" w:styleId="NoSpacing">
    <w:name w:val="No Spacing"/>
    <w:uiPriority w:val="1"/>
    <w:qFormat/>
    <w:rsid w:val="00160C0B"/>
    <w:pPr>
      <w:spacing w:after="0" w:line="240" w:lineRule="auto"/>
    </w:pPr>
  </w:style>
  <w:style w:type="character" w:styleId="SubtleEmphasis">
    <w:name w:val="Subtle Emphasis"/>
    <w:basedOn w:val="DefaultParagraphFont"/>
    <w:uiPriority w:val="19"/>
    <w:qFormat/>
    <w:rsid w:val="00160C0B"/>
    <w:rPr>
      <w:i/>
      <w:iCs/>
      <w:color w:val="404040" w:themeColor="text1" w:themeTint="BF"/>
    </w:rPr>
  </w:style>
  <w:style w:type="character" w:styleId="SubtleReference">
    <w:name w:val="Subtle Reference"/>
    <w:basedOn w:val="DefaultParagraphFont"/>
    <w:uiPriority w:val="31"/>
    <w:qFormat/>
    <w:rsid w:val="00160C0B"/>
    <w:rPr>
      <w:smallCaps/>
      <w:color w:val="5A5A5A" w:themeColor="text1" w:themeTint="A5"/>
    </w:rPr>
  </w:style>
  <w:style w:type="character" w:styleId="BookTitle">
    <w:name w:val="Book Title"/>
    <w:basedOn w:val="DefaultParagraphFont"/>
    <w:uiPriority w:val="33"/>
    <w:qFormat/>
    <w:rsid w:val="00160C0B"/>
    <w:rPr>
      <w:b/>
      <w:bCs/>
      <w:i/>
      <w:iCs/>
      <w:spacing w:val="5"/>
    </w:rPr>
  </w:style>
  <w:style w:type="paragraph" w:styleId="TOCHeading">
    <w:name w:val="TOC Heading"/>
    <w:basedOn w:val="Heading1"/>
    <w:next w:val="Normal"/>
    <w:uiPriority w:val="39"/>
    <w:unhideWhenUsed/>
    <w:qFormat/>
    <w:rsid w:val="00160C0B"/>
    <w:pPr>
      <w:spacing w:before="240" w:after="0"/>
      <w:outlineLvl w:val="9"/>
    </w:pPr>
    <w:rPr>
      <w:sz w:val="32"/>
      <w:szCs w:val="32"/>
    </w:rPr>
  </w:style>
  <w:style w:type="paragraph" w:styleId="TOC1">
    <w:name w:val="toc 1"/>
    <w:basedOn w:val="Normal"/>
    <w:next w:val="Normal"/>
    <w:autoRedefine/>
    <w:uiPriority w:val="39"/>
    <w:unhideWhenUsed/>
    <w:rsid w:val="00ED0A5F"/>
    <w:pPr>
      <w:spacing w:after="100"/>
    </w:pPr>
  </w:style>
  <w:style w:type="paragraph" w:styleId="TOC2">
    <w:name w:val="toc 2"/>
    <w:basedOn w:val="Normal"/>
    <w:next w:val="Normal"/>
    <w:autoRedefine/>
    <w:uiPriority w:val="39"/>
    <w:unhideWhenUsed/>
    <w:rsid w:val="00ED0A5F"/>
    <w:pPr>
      <w:spacing w:after="100"/>
      <w:ind w:left="240"/>
    </w:pPr>
  </w:style>
  <w:style w:type="character" w:styleId="Hyperlink">
    <w:name w:val="Hyperlink"/>
    <w:basedOn w:val="DefaultParagraphFont"/>
    <w:uiPriority w:val="99"/>
    <w:unhideWhenUsed/>
    <w:rsid w:val="00ED0A5F"/>
    <w:rPr>
      <w:color w:val="467886" w:themeColor="hyperlink"/>
      <w:u w:val="single"/>
    </w:rPr>
  </w:style>
  <w:style w:type="paragraph" w:customStyle="1" w:styleId="ds-markdown-paragraph">
    <w:name w:val="ds-markdown-paragraph"/>
    <w:basedOn w:val="Normal"/>
    <w:rsid w:val="000856EB"/>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katex-mathml">
    <w:name w:val="katex-mathml"/>
    <w:basedOn w:val="DefaultParagraphFont"/>
    <w:rsid w:val="000856EB"/>
  </w:style>
  <w:style w:type="character" w:customStyle="1" w:styleId="mord">
    <w:name w:val="mord"/>
    <w:basedOn w:val="DefaultParagraphFont"/>
    <w:rsid w:val="000856EB"/>
  </w:style>
  <w:style w:type="character" w:customStyle="1" w:styleId="vlist-s">
    <w:name w:val="vlist-s"/>
    <w:basedOn w:val="DefaultParagraphFont"/>
    <w:rsid w:val="000856EB"/>
  </w:style>
  <w:style w:type="paragraph" w:customStyle="1" w:styleId="my-2">
    <w:name w:val="my-2"/>
    <w:basedOn w:val="Normal"/>
    <w:rsid w:val="00C34543"/>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inline-flex">
    <w:name w:val="inline-flex"/>
    <w:basedOn w:val="DefaultParagraphFont"/>
    <w:rsid w:val="00C34543"/>
  </w:style>
  <w:style w:type="character" w:customStyle="1" w:styleId="citation">
    <w:name w:val="citation"/>
    <w:basedOn w:val="DefaultParagraphFont"/>
    <w:rsid w:val="00C34543"/>
  </w:style>
  <w:style w:type="character" w:customStyle="1" w:styleId="inline-block">
    <w:name w:val="inline-block"/>
    <w:basedOn w:val="DefaultParagraphFont"/>
    <w:rsid w:val="00C34543"/>
  </w:style>
  <w:style w:type="character" w:customStyle="1" w:styleId="opacity-50">
    <w:name w:val="opacity-50"/>
    <w:basedOn w:val="DefaultParagraphFont"/>
    <w:rsid w:val="00C34543"/>
  </w:style>
  <w:style w:type="character" w:customStyle="1" w:styleId="text-box-trim-both">
    <w:name w:val="text-box-trim-both"/>
    <w:basedOn w:val="DefaultParagraphFont"/>
    <w:rsid w:val="00C34543"/>
  </w:style>
  <w:style w:type="character" w:styleId="FollowedHyperlink">
    <w:name w:val="FollowedHyperlink"/>
    <w:basedOn w:val="DefaultParagraphFont"/>
    <w:uiPriority w:val="99"/>
    <w:semiHidden/>
    <w:unhideWhenUsed/>
    <w:rsid w:val="00C345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8122">
      <w:bodyDiv w:val="1"/>
      <w:marLeft w:val="0"/>
      <w:marRight w:val="0"/>
      <w:marTop w:val="0"/>
      <w:marBottom w:val="0"/>
      <w:divBdr>
        <w:top w:val="none" w:sz="0" w:space="0" w:color="auto"/>
        <w:left w:val="none" w:sz="0" w:space="0" w:color="auto"/>
        <w:bottom w:val="none" w:sz="0" w:space="0" w:color="auto"/>
        <w:right w:val="none" w:sz="0" w:space="0" w:color="auto"/>
      </w:divBdr>
      <w:divsChild>
        <w:div w:id="220949872">
          <w:marLeft w:val="0"/>
          <w:marRight w:val="0"/>
          <w:marTop w:val="0"/>
          <w:marBottom w:val="0"/>
          <w:divBdr>
            <w:top w:val="none" w:sz="0" w:space="0" w:color="auto"/>
            <w:left w:val="none" w:sz="0" w:space="0" w:color="auto"/>
            <w:bottom w:val="none" w:sz="0" w:space="0" w:color="auto"/>
            <w:right w:val="none" w:sz="0" w:space="0" w:color="auto"/>
          </w:divBdr>
          <w:divsChild>
            <w:div w:id="18226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4174">
      <w:bodyDiv w:val="1"/>
      <w:marLeft w:val="0"/>
      <w:marRight w:val="0"/>
      <w:marTop w:val="0"/>
      <w:marBottom w:val="0"/>
      <w:divBdr>
        <w:top w:val="none" w:sz="0" w:space="0" w:color="auto"/>
        <w:left w:val="none" w:sz="0" w:space="0" w:color="auto"/>
        <w:bottom w:val="none" w:sz="0" w:space="0" w:color="auto"/>
        <w:right w:val="none" w:sz="0" w:space="0" w:color="auto"/>
      </w:divBdr>
    </w:div>
    <w:div w:id="49155763">
      <w:bodyDiv w:val="1"/>
      <w:marLeft w:val="0"/>
      <w:marRight w:val="0"/>
      <w:marTop w:val="0"/>
      <w:marBottom w:val="0"/>
      <w:divBdr>
        <w:top w:val="none" w:sz="0" w:space="0" w:color="auto"/>
        <w:left w:val="none" w:sz="0" w:space="0" w:color="auto"/>
        <w:bottom w:val="none" w:sz="0" w:space="0" w:color="auto"/>
        <w:right w:val="none" w:sz="0" w:space="0" w:color="auto"/>
      </w:divBdr>
      <w:divsChild>
        <w:div w:id="1452702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127927">
      <w:bodyDiv w:val="1"/>
      <w:marLeft w:val="0"/>
      <w:marRight w:val="0"/>
      <w:marTop w:val="0"/>
      <w:marBottom w:val="0"/>
      <w:divBdr>
        <w:top w:val="none" w:sz="0" w:space="0" w:color="auto"/>
        <w:left w:val="none" w:sz="0" w:space="0" w:color="auto"/>
        <w:bottom w:val="none" w:sz="0" w:space="0" w:color="auto"/>
        <w:right w:val="none" w:sz="0" w:space="0" w:color="auto"/>
      </w:divBdr>
      <w:divsChild>
        <w:div w:id="1138457095">
          <w:marLeft w:val="0"/>
          <w:marRight w:val="0"/>
          <w:marTop w:val="0"/>
          <w:marBottom w:val="0"/>
          <w:divBdr>
            <w:top w:val="none" w:sz="0" w:space="0" w:color="auto"/>
            <w:left w:val="none" w:sz="0" w:space="0" w:color="auto"/>
            <w:bottom w:val="none" w:sz="0" w:space="0" w:color="auto"/>
            <w:right w:val="none" w:sz="0" w:space="0" w:color="auto"/>
          </w:divBdr>
          <w:divsChild>
            <w:div w:id="18569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2263">
      <w:bodyDiv w:val="1"/>
      <w:marLeft w:val="0"/>
      <w:marRight w:val="0"/>
      <w:marTop w:val="0"/>
      <w:marBottom w:val="0"/>
      <w:divBdr>
        <w:top w:val="none" w:sz="0" w:space="0" w:color="auto"/>
        <w:left w:val="none" w:sz="0" w:space="0" w:color="auto"/>
        <w:bottom w:val="none" w:sz="0" w:space="0" w:color="auto"/>
        <w:right w:val="none" w:sz="0" w:space="0" w:color="auto"/>
      </w:divBdr>
    </w:div>
    <w:div w:id="62678113">
      <w:bodyDiv w:val="1"/>
      <w:marLeft w:val="0"/>
      <w:marRight w:val="0"/>
      <w:marTop w:val="0"/>
      <w:marBottom w:val="0"/>
      <w:divBdr>
        <w:top w:val="none" w:sz="0" w:space="0" w:color="auto"/>
        <w:left w:val="none" w:sz="0" w:space="0" w:color="auto"/>
        <w:bottom w:val="none" w:sz="0" w:space="0" w:color="auto"/>
        <w:right w:val="none" w:sz="0" w:space="0" w:color="auto"/>
      </w:divBdr>
    </w:div>
    <w:div w:id="64766325">
      <w:bodyDiv w:val="1"/>
      <w:marLeft w:val="0"/>
      <w:marRight w:val="0"/>
      <w:marTop w:val="0"/>
      <w:marBottom w:val="0"/>
      <w:divBdr>
        <w:top w:val="none" w:sz="0" w:space="0" w:color="auto"/>
        <w:left w:val="none" w:sz="0" w:space="0" w:color="auto"/>
        <w:bottom w:val="none" w:sz="0" w:space="0" w:color="auto"/>
        <w:right w:val="none" w:sz="0" w:space="0" w:color="auto"/>
      </w:divBdr>
      <w:divsChild>
        <w:div w:id="1017118902">
          <w:marLeft w:val="0"/>
          <w:marRight w:val="0"/>
          <w:marTop w:val="0"/>
          <w:marBottom w:val="0"/>
          <w:divBdr>
            <w:top w:val="none" w:sz="0" w:space="0" w:color="auto"/>
            <w:left w:val="none" w:sz="0" w:space="0" w:color="auto"/>
            <w:bottom w:val="none" w:sz="0" w:space="0" w:color="auto"/>
            <w:right w:val="none" w:sz="0" w:space="0" w:color="auto"/>
          </w:divBdr>
        </w:div>
        <w:div w:id="334037673">
          <w:marLeft w:val="0"/>
          <w:marRight w:val="0"/>
          <w:marTop w:val="0"/>
          <w:marBottom w:val="0"/>
          <w:divBdr>
            <w:top w:val="none" w:sz="0" w:space="0" w:color="auto"/>
            <w:left w:val="none" w:sz="0" w:space="0" w:color="auto"/>
            <w:bottom w:val="none" w:sz="0" w:space="0" w:color="auto"/>
            <w:right w:val="none" w:sz="0" w:space="0" w:color="auto"/>
          </w:divBdr>
          <w:divsChild>
            <w:div w:id="1897007469">
              <w:marLeft w:val="0"/>
              <w:marRight w:val="0"/>
              <w:marTop w:val="0"/>
              <w:marBottom w:val="0"/>
              <w:divBdr>
                <w:top w:val="none" w:sz="0" w:space="0" w:color="auto"/>
                <w:left w:val="none" w:sz="0" w:space="0" w:color="auto"/>
                <w:bottom w:val="none" w:sz="0" w:space="0" w:color="auto"/>
                <w:right w:val="none" w:sz="0" w:space="0" w:color="auto"/>
              </w:divBdr>
              <w:divsChild>
                <w:div w:id="1335114203">
                  <w:marLeft w:val="0"/>
                  <w:marRight w:val="0"/>
                  <w:marTop w:val="0"/>
                  <w:marBottom w:val="0"/>
                  <w:divBdr>
                    <w:top w:val="none" w:sz="0" w:space="0" w:color="auto"/>
                    <w:left w:val="none" w:sz="0" w:space="0" w:color="auto"/>
                    <w:bottom w:val="none" w:sz="0" w:space="0" w:color="auto"/>
                    <w:right w:val="none" w:sz="0" w:space="0" w:color="auto"/>
                  </w:divBdr>
                  <w:divsChild>
                    <w:div w:id="1165242547">
                      <w:marLeft w:val="0"/>
                      <w:marRight w:val="0"/>
                      <w:marTop w:val="0"/>
                      <w:marBottom w:val="0"/>
                      <w:divBdr>
                        <w:top w:val="none" w:sz="0" w:space="0" w:color="auto"/>
                        <w:left w:val="none" w:sz="0" w:space="0" w:color="auto"/>
                        <w:bottom w:val="none" w:sz="0" w:space="0" w:color="auto"/>
                        <w:right w:val="none" w:sz="0" w:space="0" w:color="auto"/>
                      </w:divBdr>
                    </w:div>
                  </w:divsChild>
                </w:div>
                <w:div w:id="2118522838">
                  <w:marLeft w:val="0"/>
                  <w:marRight w:val="0"/>
                  <w:marTop w:val="0"/>
                  <w:marBottom w:val="0"/>
                  <w:divBdr>
                    <w:top w:val="none" w:sz="0" w:space="0" w:color="auto"/>
                    <w:left w:val="none" w:sz="0" w:space="0" w:color="auto"/>
                    <w:bottom w:val="none" w:sz="0" w:space="0" w:color="auto"/>
                    <w:right w:val="none" w:sz="0" w:space="0" w:color="auto"/>
                  </w:divBdr>
                  <w:divsChild>
                    <w:div w:id="5422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4331">
      <w:bodyDiv w:val="1"/>
      <w:marLeft w:val="0"/>
      <w:marRight w:val="0"/>
      <w:marTop w:val="0"/>
      <w:marBottom w:val="0"/>
      <w:divBdr>
        <w:top w:val="none" w:sz="0" w:space="0" w:color="auto"/>
        <w:left w:val="none" w:sz="0" w:space="0" w:color="auto"/>
        <w:bottom w:val="none" w:sz="0" w:space="0" w:color="auto"/>
        <w:right w:val="none" w:sz="0" w:space="0" w:color="auto"/>
      </w:divBdr>
      <w:divsChild>
        <w:div w:id="1113789985">
          <w:marLeft w:val="0"/>
          <w:marRight w:val="0"/>
          <w:marTop w:val="0"/>
          <w:marBottom w:val="0"/>
          <w:divBdr>
            <w:top w:val="none" w:sz="0" w:space="0" w:color="auto"/>
            <w:left w:val="none" w:sz="0" w:space="0" w:color="auto"/>
            <w:bottom w:val="none" w:sz="0" w:space="0" w:color="auto"/>
            <w:right w:val="none" w:sz="0" w:space="0" w:color="auto"/>
          </w:divBdr>
          <w:divsChild>
            <w:div w:id="6082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7398">
      <w:bodyDiv w:val="1"/>
      <w:marLeft w:val="0"/>
      <w:marRight w:val="0"/>
      <w:marTop w:val="0"/>
      <w:marBottom w:val="0"/>
      <w:divBdr>
        <w:top w:val="none" w:sz="0" w:space="0" w:color="auto"/>
        <w:left w:val="none" w:sz="0" w:space="0" w:color="auto"/>
        <w:bottom w:val="none" w:sz="0" w:space="0" w:color="auto"/>
        <w:right w:val="none" w:sz="0" w:space="0" w:color="auto"/>
      </w:divBdr>
    </w:div>
    <w:div w:id="125200618">
      <w:bodyDiv w:val="1"/>
      <w:marLeft w:val="0"/>
      <w:marRight w:val="0"/>
      <w:marTop w:val="0"/>
      <w:marBottom w:val="0"/>
      <w:divBdr>
        <w:top w:val="none" w:sz="0" w:space="0" w:color="auto"/>
        <w:left w:val="none" w:sz="0" w:space="0" w:color="auto"/>
        <w:bottom w:val="none" w:sz="0" w:space="0" w:color="auto"/>
        <w:right w:val="none" w:sz="0" w:space="0" w:color="auto"/>
      </w:divBdr>
      <w:divsChild>
        <w:div w:id="1704944317">
          <w:marLeft w:val="0"/>
          <w:marRight w:val="0"/>
          <w:marTop w:val="0"/>
          <w:marBottom w:val="0"/>
          <w:divBdr>
            <w:top w:val="none" w:sz="0" w:space="0" w:color="auto"/>
            <w:left w:val="none" w:sz="0" w:space="0" w:color="auto"/>
            <w:bottom w:val="none" w:sz="0" w:space="0" w:color="auto"/>
            <w:right w:val="none" w:sz="0" w:space="0" w:color="auto"/>
          </w:divBdr>
          <w:divsChild>
            <w:div w:id="268047746">
              <w:marLeft w:val="0"/>
              <w:marRight w:val="0"/>
              <w:marTop w:val="0"/>
              <w:marBottom w:val="0"/>
              <w:divBdr>
                <w:top w:val="none" w:sz="0" w:space="0" w:color="auto"/>
                <w:left w:val="none" w:sz="0" w:space="0" w:color="auto"/>
                <w:bottom w:val="none" w:sz="0" w:space="0" w:color="auto"/>
                <w:right w:val="none" w:sz="0" w:space="0" w:color="auto"/>
              </w:divBdr>
            </w:div>
            <w:div w:id="747965189">
              <w:marLeft w:val="0"/>
              <w:marRight w:val="0"/>
              <w:marTop w:val="0"/>
              <w:marBottom w:val="0"/>
              <w:divBdr>
                <w:top w:val="none" w:sz="0" w:space="0" w:color="auto"/>
                <w:left w:val="none" w:sz="0" w:space="0" w:color="auto"/>
                <w:bottom w:val="none" w:sz="0" w:space="0" w:color="auto"/>
                <w:right w:val="none" w:sz="0" w:space="0" w:color="auto"/>
              </w:divBdr>
            </w:div>
            <w:div w:id="1076897430">
              <w:marLeft w:val="0"/>
              <w:marRight w:val="0"/>
              <w:marTop w:val="0"/>
              <w:marBottom w:val="0"/>
              <w:divBdr>
                <w:top w:val="none" w:sz="0" w:space="0" w:color="auto"/>
                <w:left w:val="none" w:sz="0" w:space="0" w:color="auto"/>
                <w:bottom w:val="none" w:sz="0" w:space="0" w:color="auto"/>
                <w:right w:val="none" w:sz="0" w:space="0" w:color="auto"/>
              </w:divBdr>
            </w:div>
            <w:div w:id="1835368146">
              <w:marLeft w:val="0"/>
              <w:marRight w:val="0"/>
              <w:marTop w:val="0"/>
              <w:marBottom w:val="0"/>
              <w:divBdr>
                <w:top w:val="none" w:sz="0" w:space="0" w:color="auto"/>
                <w:left w:val="none" w:sz="0" w:space="0" w:color="auto"/>
                <w:bottom w:val="none" w:sz="0" w:space="0" w:color="auto"/>
                <w:right w:val="none" w:sz="0" w:space="0" w:color="auto"/>
              </w:divBdr>
            </w:div>
            <w:div w:id="1965041410">
              <w:marLeft w:val="0"/>
              <w:marRight w:val="0"/>
              <w:marTop w:val="0"/>
              <w:marBottom w:val="0"/>
              <w:divBdr>
                <w:top w:val="none" w:sz="0" w:space="0" w:color="auto"/>
                <w:left w:val="none" w:sz="0" w:space="0" w:color="auto"/>
                <w:bottom w:val="none" w:sz="0" w:space="0" w:color="auto"/>
                <w:right w:val="none" w:sz="0" w:space="0" w:color="auto"/>
              </w:divBdr>
            </w:div>
            <w:div w:id="481774259">
              <w:marLeft w:val="0"/>
              <w:marRight w:val="0"/>
              <w:marTop w:val="0"/>
              <w:marBottom w:val="0"/>
              <w:divBdr>
                <w:top w:val="none" w:sz="0" w:space="0" w:color="auto"/>
                <w:left w:val="none" w:sz="0" w:space="0" w:color="auto"/>
                <w:bottom w:val="none" w:sz="0" w:space="0" w:color="auto"/>
                <w:right w:val="none" w:sz="0" w:space="0" w:color="auto"/>
              </w:divBdr>
            </w:div>
            <w:div w:id="1432512980">
              <w:marLeft w:val="0"/>
              <w:marRight w:val="0"/>
              <w:marTop w:val="0"/>
              <w:marBottom w:val="0"/>
              <w:divBdr>
                <w:top w:val="none" w:sz="0" w:space="0" w:color="auto"/>
                <w:left w:val="none" w:sz="0" w:space="0" w:color="auto"/>
                <w:bottom w:val="none" w:sz="0" w:space="0" w:color="auto"/>
                <w:right w:val="none" w:sz="0" w:space="0" w:color="auto"/>
              </w:divBdr>
            </w:div>
            <w:div w:id="1904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82734">
      <w:bodyDiv w:val="1"/>
      <w:marLeft w:val="0"/>
      <w:marRight w:val="0"/>
      <w:marTop w:val="0"/>
      <w:marBottom w:val="0"/>
      <w:divBdr>
        <w:top w:val="none" w:sz="0" w:space="0" w:color="auto"/>
        <w:left w:val="none" w:sz="0" w:space="0" w:color="auto"/>
        <w:bottom w:val="none" w:sz="0" w:space="0" w:color="auto"/>
        <w:right w:val="none" w:sz="0" w:space="0" w:color="auto"/>
      </w:divBdr>
    </w:div>
    <w:div w:id="280307695">
      <w:bodyDiv w:val="1"/>
      <w:marLeft w:val="0"/>
      <w:marRight w:val="0"/>
      <w:marTop w:val="0"/>
      <w:marBottom w:val="0"/>
      <w:divBdr>
        <w:top w:val="none" w:sz="0" w:space="0" w:color="auto"/>
        <w:left w:val="none" w:sz="0" w:space="0" w:color="auto"/>
        <w:bottom w:val="none" w:sz="0" w:space="0" w:color="auto"/>
        <w:right w:val="none" w:sz="0" w:space="0" w:color="auto"/>
      </w:divBdr>
    </w:div>
    <w:div w:id="297616686">
      <w:bodyDiv w:val="1"/>
      <w:marLeft w:val="0"/>
      <w:marRight w:val="0"/>
      <w:marTop w:val="0"/>
      <w:marBottom w:val="0"/>
      <w:divBdr>
        <w:top w:val="none" w:sz="0" w:space="0" w:color="auto"/>
        <w:left w:val="none" w:sz="0" w:space="0" w:color="auto"/>
        <w:bottom w:val="none" w:sz="0" w:space="0" w:color="auto"/>
        <w:right w:val="none" w:sz="0" w:space="0" w:color="auto"/>
      </w:divBdr>
    </w:div>
    <w:div w:id="310718252">
      <w:bodyDiv w:val="1"/>
      <w:marLeft w:val="0"/>
      <w:marRight w:val="0"/>
      <w:marTop w:val="0"/>
      <w:marBottom w:val="0"/>
      <w:divBdr>
        <w:top w:val="none" w:sz="0" w:space="0" w:color="auto"/>
        <w:left w:val="none" w:sz="0" w:space="0" w:color="auto"/>
        <w:bottom w:val="none" w:sz="0" w:space="0" w:color="auto"/>
        <w:right w:val="none" w:sz="0" w:space="0" w:color="auto"/>
      </w:divBdr>
      <w:divsChild>
        <w:div w:id="341931567">
          <w:marLeft w:val="0"/>
          <w:marRight w:val="0"/>
          <w:marTop w:val="0"/>
          <w:marBottom w:val="0"/>
          <w:divBdr>
            <w:top w:val="none" w:sz="0" w:space="0" w:color="auto"/>
            <w:left w:val="none" w:sz="0" w:space="0" w:color="auto"/>
            <w:bottom w:val="none" w:sz="0" w:space="0" w:color="auto"/>
            <w:right w:val="none" w:sz="0" w:space="0" w:color="auto"/>
          </w:divBdr>
          <w:divsChild>
            <w:div w:id="13265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4803">
      <w:bodyDiv w:val="1"/>
      <w:marLeft w:val="0"/>
      <w:marRight w:val="0"/>
      <w:marTop w:val="0"/>
      <w:marBottom w:val="0"/>
      <w:divBdr>
        <w:top w:val="none" w:sz="0" w:space="0" w:color="auto"/>
        <w:left w:val="none" w:sz="0" w:space="0" w:color="auto"/>
        <w:bottom w:val="none" w:sz="0" w:space="0" w:color="auto"/>
        <w:right w:val="none" w:sz="0" w:space="0" w:color="auto"/>
      </w:divBdr>
      <w:divsChild>
        <w:div w:id="815103616">
          <w:marLeft w:val="0"/>
          <w:marRight w:val="0"/>
          <w:marTop w:val="0"/>
          <w:marBottom w:val="0"/>
          <w:divBdr>
            <w:top w:val="none" w:sz="0" w:space="0" w:color="auto"/>
            <w:left w:val="none" w:sz="0" w:space="0" w:color="auto"/>
            <w:bottom w:val="none" w:sz="0" w:space="0" w:color="auto"/>
            <w:right w:val="none" w:sz="0" w:space="0" w:color="auto"/>
          </w:divBdr>
          <w:divsChild>
            <w:div w:id="571424572">
              <w:marLeft w:val="0"/>
              <w:marRight w:val="0"/>
              <w:marTop w:val="0"/>
              <w:marBottom w:val="0"/>
              <w:divBdr>
                <w:top w:val="none" w:sz="0" w:space="0" w:color="auto"/>
                <w:left w:val="none" w:sz="0" w:space="0" w:color="auto"/>
                <w:bottom w:val="none" w:sz="0" w:space="0" w:color="auto"/>
                <w:right w:val="none" w:sz="0" w:space="0" w:color="auto"/>
              </w:divBdr>
            </w:div>
            <w:div w:id="2109767229">
              <w:marLeft w:val="0"/>
              <w:marRight w:val="0"/>
              <w:marTop w:val="0"/>
              <w:marBottom w:val="0"/>
              <w:divBdr>
                <w:top w:val="none" w:sz="0" w:space="0" w:color="auto"/>
                <w:left w:val="none" w:sz="0" w:space="0" w:color="auto"/>
                <w:bottom w:val="none" w:sz="0" w:space="0" w:color="auto"/>
                <w:right w:val="none" w:sz="0" w:space="0" w:color="auto"/>
              </w:divBdr>
            </w:div>
            <w:div w:id="533999053">
              <w:marLeft w:val="0"/>
              <w:marRight w:val="0"/>
              <w:marTop w:val="0"/>
              <w:marBottom w:val="0"/>
              <w:divBdr>
                <w:top w:val="none" w:sz="0" w:space="0" w:color="auto"/>
                <w:left w:val="none" w:sz="0" w:space="0" w:color="auto"/>
                <w:bottom w:val="none" w:sz="0" w:space="0" w:color="auto"/>
                <w:right w:val="none" w:sz="0" w:space="0" w:color="auto"/>
              </w:divBdr>
            </w:div>
            <w:div w:id="552665792">
              <w:marLeft w:val="0"/>
              <w:marRight w:val="0"/>
              <w:marTop w:val="0"/>
              <w:marBottom w:val="0"/>
              <w:divBdr>
                <w:top w:val="none" w:sz="0" w:space="0" w:color="auto"/>
                <w:left w:val="none" w:sz="0" w:space="0" w:color="auto"/>
                <w:bottom w:val="none" w:sz="0" w:space="0" w:color="auto"/>
                <w:right w:val="none" w:sz="0" w:space="0" w:color="auto"/>
              </w:divBdr>
            </w:div>
            <w:div w:id="396636310">
              <w:marLeft w:val="0"/>
              <w:marRight w:val="0"/>
              <w:marTop w:val="0"/>
              <w:marBottom w:val="0"/>
              <w:divBdr>
                <w:top w:val="none" w:sz="0" w:space="0" w:color="auto"/>
                <w:left w:val="none" w:sz="0" w:space="0" w:color="auto"/>
                <w:bottom w:val="none" w:sz="0" w:space="0" w:color="auto"/>
                <w:right w:val="none" w:sz="0" w:space="0" w:color="auto"/>
              </w:divBdr>
            </w:div>
            <w:div w:id="1960722723">
              <w:marLeft w:val="0"/>
              <w:marRight w:val="0"/>
              <w:marTop w:val="0"/>
              <w:marBottom w:val="0"/>
              <w:divBdr>
                <w:top w:val="none" w:sz="0" w:space="0" w:color="auto"/>
                <w:left w:val="none" w:sz="0" w:space="0" w:color="auto"/>
                <w:bottom w:val="none" w:sz="0" w:space="0" w:color="auto"/>
                <w:right w:val="none" w:sz="0" w:space="0" w:color="auto"/>
              </w:divBdr>
            </w:div>
            <w:div w:id="1910579980">
              <w:marLeft w:val="0"/>
              <w:marRight w:val="0"/>
              <w:marTop w:val="0"/>
              <w:marBottom w:val="0"/>
              <w:divBdr>
                <w:top w:val="none" w:sz="0" w:space="0" w:color="auto"/>
                <w:left w:val="none" w:sz="0" w:space="0" w:color="auto"/>
                <w:bottom w:val="none" w:sz="0" w:space="0" w:color="auto"/>
                <w:right w:val="none" w:sz="0" w:space="0" w:color="auto"/>
              </w:divBdr>
            </w:div>
            <w:div w:id="642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9247">
      <w:bodyDiv w:val="1"/>
      <w:marLeft w:val="0"/>
      <w:marRight w:val="0"/>
      <w:marTop w:val="0"/>
      <w:marBottom w:val="0"/>
      <w:divBdr>
        <w:top w:val="none" w:sz="0" w:space="0" w:color="auto"/>
        <w:left w:val="none" w:sz="0" w:space="0" w:color="auto"/>
        <w:bottom w:val="none" w:sz="0" w:space="0" w:color="auto"/>
        <w:right w:val="none" w:sz="0" w:space="0" w:color="auto"/>
      </w:divBdr>
      <w:divsChild>
        <w:div w:id="1672297960">
          <w:marLeft w:val="0"/>
          <w:marRight w:val="0"/>
          <w:marTop w:val="0"/>
          <w:marBottom w:val="0"/>
          <w:divBdr>
            <w:top w:val="none" w:sz="0" w:space="0" w:color="auto"/>
            <w:left w:val="none" w:sz="0" w:space="0" w:color="auto"/>
            <w:bottom w:val="none" w:sz="0" w:space="0" w:color="auto"/>
            <w:right w:val="none" w:sz="0" w:space="0" w:color="auto"/>
          </w:divBdr>
          <w:divsChild>
            <w:div w:id="2161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8165">
      <w:bodyDiv w:val="1"/>
      <w:marLeft w:val="0"/>
      <w:marRight w:val="0"/>
      <w:marTop w:val="0"/>
      <w:marBottom w:val="0"/>
      <w:divBdr>
        <w:top w:val="none" w:sz="0" w:space="0" w:color="auto"/>
        <w:left w:val="none" w:sz="0" w:space="0" w:color="auto"/>
        <w:bottom w:val="none" w:sz="0" w:space="0" w:color="auto"/>
        <w:right w:val="none" w:sz="0" w:space="0" w:color="auto"/>
      </w:divBdr>
    </w:div>
    <w:div w:id="378093117">
      <w:bodyDiv w:val="1"/>
      <w:marLeft w:val="0"/>
      <w:marRight w:val="0"/>
      <w:marTop w:val="0"/>
      <w:marBottom w:val="0"/>
      <w:divBdr>
        <w:top w:val="none" w:sz="0" w:space="0" w:color="auto"/>
        <w:left w:val="none" w:sz="0" w:space="0" w:color="auto"/>
        <w:bottom w:val="none" w:sz="0" w:space="0" w:color="auto"/>
        <w:right w:val="none" w:sz="0" w:space="0" w:color="auto"/>
      </w:divBdr>
    </w:div>
    <w:div w:id="378406262">
      <w:bodyDiv w:val="1"/>
      <w:marLeft w:val="0"/>
      <w:marRight w:val="0"/>
      <w:marTop w:val="0"/>
      <w:marBottom w:val="0"/>
      <w:divBdr>
        <w:top w:val="none" w:sz="0" w:space="0" w:color="auto"/>
        <w:left w:val="none" w:sz="0" w:space="0" w:color="auto"/>
        <w:bottom w:val="none" w:sz="0" w:space="0" w:color="auto"/>
        <w:right w:val="none" w:sz="0" w:space="0" w:color="auto"/>
      </w:divBdr>
    </w:div>
    <w:div w:id="405952688">
      <w:bodyDiv w:val="1"/>
      <w:marLeft w:val="0"/>
      <w:marRight w:val="0"/>
      <w:marTop w:val="0"/>
      <w:marBottom w:val="0"/>
      <w:divBdr>
        <w:top w:val="none" w:sz="0" w:space="0" w:color="auto"/>
        <w:left w:val="none" w:sz="0" w:space="0" w:color="auto"/>
        <w:bottom w:val="none" w:sz="0" w:space="0" w:color="auto"/>
        <w:right w:val="none" w:sz="0" w:space="0" w:color="auto"/>
      </w:divBdr>
    </w:div>
    <w:div w:id="405960083">
      <w:bodyDiv w:val="1"/>
      <w:marLeft w:val="0"/>
      <w:marRight w:val="0"/>
      <w:marTop w:val="0"/>
      <w:marBottom w:val="0"/>
      <w:divBdr>
        <w:top w:val="none" w:sz="0" w:space="0" w:color="auto"/>
        <w:left w:val="none" w:sz="0" w:space="0" w:color="auto"/>
        <w:bottom w:val="none" w:sz="0" w:space="0" w:color="auto"/>
        <w:right w:val="none" w:sz="0" w:space="0" w:color="auto"/>
      </w:divBdr>
    </w:div>
    <w:div w:id="425928933">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77302409">
      <w:bodyDiv w:val="1"/>
      <w:marLeft w:val="0"/>
      <w:marRight w:val="0"/>
      <w:marTop w:val="0"/>
      <w:marBottom w:val="0"/>
      <w:divBdr>
        <w:top w:val="none" w:sz="0" w:space="0" w:color="auto"/>
        <w:left w:val="none" w:sz="0" w:space="0" w:color="auto"/>
        <w:bottom w:val="none" w:sz="0" w:space="0" w:color="auto"/>
        <w:right w:val="none" w:sz="0" w:space="0" w:color="auto"/>
      </w:divBdr>
      <w:divsChild>
        <w:div w:id="1887986155">
          <w:marLeft w:val="0"/>
          <w:marRight w:val="0"/>
          <w:marTop w:val="0"/>
          <w:marBottom w:val="0"/>
          <w:divBdr>
            <w:top w:val="none" w:sz="0" w:space="0" w:color="auto"/>
            <w:left w:val="none" w:sz="0" w:space="0" w:color="auto"/>
            <w:bottom w:val="none" w:sz="0" w:space="0" w:color="auto"/>
            <w:right w:val="none" w:sz="0" w:space="0" w:color="auto"/>
          </w:divBdr>
          <w:divsChild>
            <w:div w:id="17713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5635">
      <w:bodyDiv w:val="1"/>
      <w:marLeft w:val="0"/>
      <w:marRight w:val="0"/>
      <w:marTop w:val="0"/>
      <w:marBottom w:val="0"/>
      <w:divBdr>
        <w:top w:val="none" w:sz="0" w:space="0" w:color="auto"/>
        <w:left w:val="none" w:sz="0" w:space="0" w:color="auto"/>
        <w:bottom w:val="none" w:sz="0" w:space="0" w:color="auto"/>
        <w:right w:val="none" w:sz="0" w:space="0" w:color="auto"/>
      </w:divBdr>
    </w:div>
    <w:div w:id="524292599">
      <w:bodyDiv w:val="1"/>
      <w:marLeft w:val="0"/>
      <w:marRight w:val="0"/>
      <w:marTop w:val="0"/>
      <w:marBottom w:val="0"/>
      <w:divBdr>
        <w:top w:val="none" w:sz="0" w:space="0" w:color="auto"/>
        <w:left w:val="none" w:sz="0" w:space="0" w:color="auto"/>
        <w:bottom w:val="none" w:sz="0" w:space="0" w:color="auto"/>
        <w:right w:val="none" w:sz="0" w:space="0" w:color="auto"/>
      </w:divBdr>
      <w:divsChild>
        <w:div w:id="1587419762">
          <w:marLeft w:val="0"/>
          <w:marRight w:val="0"/>
          <w:marTop w:val="0"/>
          <w:marBottom w:val="0"/>
          <w:divBdr>
            <w:top w:val="none" w:sz="0" w:space="0" w:color="auto"/>
            <w:left w:val="none" w:sz="0" w:space="0" w:color="auto"/>
            <w:bottom w:val="none" w:sz="0" w:space="0" w:color="auto"/>
            <w:right w:val="none" w:sz="0" w:space="0" w:color="auto"/>
          </w:divBdr>
          <w:divsChild>
            <w:div w:id="1102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9781">
      <w:bodyDiv w:val="1"/>
      <w:marLeft w:val="0"/>
      <w:marRight w:val="0"/>
      <w:marTop w:val="0"/>
      <w:marBottom w:val="0"/>
      <w:divBdr>
        <w:top w:val="none" w:sz="0" w:space="0" w:color="auto"/>
        <w:left w:val="none" w:sz="0" w:space="0" w:color="auto"/>
        <w:bottom w:val="none" w:sz="0" w:space="0" w:color="auto"/>
        <w:right w:val="none" w:sz="0" w:space="0" w:color="auto"/>
      </w:divBdr>
    </w:div>
    <w:div w:id="591857650">
      <w:bodyDiv w:val="1"/>
      <w:marLeft w:val="0"/>
      <w:marRight w:val="0"/>
      <w:marTop w:val="0"/>
      <w:marBottom w:val="0"/>
      <w:divBdr>
        <w:top w:val="none" w:sz="0" w:space="0" w:color="auto"/>
        <w:left w:val="none" w:sz="0" w:space="0" w:color="auto"/>
        <w:bottom w:val="none" w:sz="0" w:space="0" w:color="auto"/>
        <w:right w:val="none" w:sz="0" w:space="0" w:color="auto"/>
      </w:divBdr>
    </w:div>
    <w:div w:id="626861414">
      <w:bodyDiv w:val="1"/>
      <w:marLeft w:val="0"/>
      <w:marRight w:val="0"/>
      <w:marTop w:val="0"/>
      <w:marBottom w:val="0"/>
      <w:divBdr>
        <w:top w:val="none" w:sz="0" w:space="0" w:color="auto"/>
        <w:left w:val="none" w:sz="0" w:space="0" w:color="auto"/>
        <w:bottom w:val="none" w:sz="0" w:space="0" w:color="auto"/>
        <w:right w:val="none" w:sz="0" w:space="0" w:color="auto"/>
      </w:divBdr>
    </w:div>
    <w:div w:id="643891679">
      <w:bodyDiv w:val="1"/>
      <w:marLeft w:val="0"/>
      <w:marRight w:val="0"/>
      <w:marTop w:val="0"/>
      <w:marBottom w:val="0"/>
      <w:divBdr>
        <w:top w:val="none" w:sz="0" w:space="0" w:color="auto"/>
        <w:left w:val="none" w:sz="0" w:space="0" w:color="auto"/>
        <w:bottom w:val="none" w:sz="0" w:space="0" w:color="auto"/>
        <w:right w:val="none" w:sz="0" w:space="0" w:color="auto"/>
      </w:divBdr>
    </w:div>
    <w:div w:id="693966904">
      <w:bodyDiv w:val="1"/>
      <w:marLeft w:val="0"/>
      <w:marRight w:val="0"/>
      <w:marTop w:val="0"/>
      <w:marBottom w:val="0"/>
      <w:divBdr>
        <w:top w:val="none" w:sz="0" w:space="0" w:color="auto"/>
        <w:left w:val="none" w:sz="0" w:space="0" w:color="auto"/>
        <w:bottom w:val="none" w:sz="0" w:space="0" w:color="auto"/>
        <w:right w:val="none" w:sz="0" w:space="0" w:color="auto"/>
      </w:divBdr>
    </w:div>
    <w:div w:id="766658916">
      <w:bodyDiv w:val="1"/>
      <w:marLeft w:val="0"/>
      <w:marRight w:val="0"/>
      <w:marTop w:val="0"/>
      <w:marBottom w:val="0"/>
      <w:divBdr>
        <w:top w:val="none" w:sz="0" w:space="0" w:color="auto"/>
        <w:left w:val="none" w:sz="0" w:space="0" w:color="auto"/>
        <w:bottom w:val="none" w:sz="0" w:space="0" w:color="auto"/>
        <w:right w:val="none" w:sz="0" w:space="0" w:color="auto"/>
      </w:divBdr>
    </w:div>
    <w:div w:id="813525854">
      <w:bodyDiv w:val="1"/>
      <w:marLeft w:val="0"/>
      <w:marRight w:val="0"/>
      <w:marTop w:val="0"/>
      <w:marBottom w:val="0"/>
      <w:divBdr>
        <w:top w:val="none" w:sz="0" w:space="0" w:color="auto"/>
        <w:left w:val="none" w:sz="0" w:space="0" w:color="auto"/>
        <w:bottom w:val="none" w:sz="0" w:space="0" w:color="auto"/>
        <w:right w:val="none" w:sz="0" w:space="0" w:color="auto"/>
      </w:divBdr>
      <w:divsChild>
        <w:div w:id="1331134392">
          <w:marLeft w:val="0"/>
          <w:marRight w:val="0"/>
          <w:marTop w:val="0"/>
          <w:marBottom w:val="0"/>
          <w:divBdr>
            <w:top w:val="single" w:sz="2" w:space="0" w:color="E3E3E3"/>
            <w:left w:val="single" w:sz="2" w:space="0" w:color="E3E3E3"/>
            <w:bottom w:val="single" w:sz="2" w:space="0" w:color="E3E3E3"/>
            <w:right w:val="single" w:sz="2" w:space="0" w:color="E3E3E3"/>
          </w:divBdr>
        </w:div>
        <w:div w:id="1823814246">
          <w:marLeft w:val="0"/>
          <w:marRight w:val="0"/>
          <w:marTop w:val="0"/>
          <w:marBottom w:val="0"/>
          <w:divBdr>
            <w:top w:val="single" w:sz="2" w:space="0" w:color="E3E3E3"/>
            <w:left w:val="single" w:sz="2" w:space="0" w:color="E3E3E3"/>
            <w:bottom w:val="single" w:sz="2" w:space="0" w:color="E3E3E3"/>
            <w:right w:val="single" w:sz="2" w:space="0" w:color="E3E3E3"/>
          </w:divBdr>
        </w:div>
        <w:div w:id="2043433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523485">
      <w:bodyDiv w:val="1"/>
      <w:marLeft w:val="0"/>
      <w:marRight w:val="0"/>
      <w:marTop w:val="0"/>
      <w:marBottom w:val="0"/>
      <w:divBdr>
        <w:top w:val="none" w:sz="0" w:space="0" w:color="auto"/>
        <w:left w:val="none" w:sz="0" w:space="0" w:color="auto"/>
        <w:bottom w:val="none" w:sz="0" w:space="0" w:color="auto"/>
        <w:right w:val="none" w:sz="0" w:space="0" w:color="auto"/>
      </w:divBdr>
    </w:div>
    <w:div w:id="847523145">
      <w:bodyDiv w:val="1"/>
      <w:marLeft w:val="0"/>
      <w:marRight w:val="0"/>
      <w:marTop w:val="0"/>
      <w:marBottom w:val="0"/>
      <w:divBdr>
        <w:top w:val="none" w:sz="0" w:space="0" w:color="auto"/>
        <w:left w:val="none" w:sz="0" w:space="0" w:color="auto"/>
        <w:bottom w:val="none" w:sz="0" w:space="0" w:color="auto"/>
        <w:right w:val="none" w:sz="0" w:space="0" w:color="auto"/>
      </w:divBdr>
    </w:div>
    <w:div w:id="889730261">
      <w:bodyDiv w:val="1"/>
      <w:marLeft w:val="0"/>
      <w:marRight w:val="0"/>
      <w:marTop w:val="0"/>
      <w:marBottom w:val="0"/>
      <w:divBdr>
        <w:top w:val="none" w:sz="0" w:space="0" w:color="auto"/>
        <w:left w:val="none" w:sz="0" w:space="0" w:color="auto"/>
        <w:bottom w:val="none" w:sz="0" w:space="0" w:color="auto"/>
        <w:right w:val="none" w:sz="0" w:space="0" w:color="auto"/>
      </w:divBdr>
    </w:div>
    <w:div w:id="1025788661">
      <w:bodyDiv w:val="1"/>
      <w:marLeft w:val="0"/>
      <w:marRight w:val="0"/>
      <w:marTop w:val="0"/>
      <w:marBottom w:val="0"/>
      <w:divBdr>
        <w:top w:val="none" w:sz="0" w:space="0" w:color="auto"/>
        <w:left w:val="none" w:sz="0" w:space="0" w:color="auto"/>
        <w:bottom w:val="none" w:sz="0" w:space="0" w:color="auto"/>
        <w:right w:val="none" w:sz="0" w:space="0" w:color="auto"/>
      </w:divBdr>
      <w:divsChild>
        <w:div w:id="41638219">
          <w:marLeft w:val="0"/>
          <w:marRight w:val="0"/>
          <w:marTop w:val="0"/>
          <w:marBottom w:val="0"/>
          <w:divBdr>
            <w:top w:val="none" w:sz="0" w:space="0" w:color="auto"/>
            <w:left w:val="none" w:sz="0" w:space="0" w:color="auto"/>
            <w:bottom w:val="none" w:sz="0" w:space="0" w:color="auto"/>
            <w:right w:val="none" w:sz="0" w:space="0" w:color="auto"/>
          </w:divBdr>
          <w:divsChild>
            <w:div w:id="13398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2421">
      <w:bodyDiv w:val="1"/>
      <w:marLeft w:val="0"/>
      <w:marRight w:val="0"/>
      <w:marTop w:val="0"/>
      <w:marBottom w:val="0"/>
      <w:divBdr>
        <w:top w:val="none" w:sz="0" w:space="0" w:color="auto"/>
        <w:left w:val="none" w:sz="0" w:space="0" w:color="auto"/>
        <w:bottom w:val="none" w:sz="0" w:space="0" w:color="auto"/>
        <w:right w:val="none" w:sz="0" w:space="0" w:color="auto"/>
      </w:divBdr>
    </w:div>
    <w:div w:id="1051078315">
      <w:bodyDiv w:val="1"/>
      <w:marLeft w:val="0"/>
      <w:marRight w:val="0"/>
      <w:marTop w:val="0"/>
      <w:marBottom w:val="0"/>
      <w:divBdr>
        <w:top w:val="none" w:sz="0" w:space="0" w:color="auto"/>
        <w:left w:val="none" w:sz="0" w:space="0" w:color="auto"/>
        <w:bottom w:val="none" w:sz="0" w:space="0" w:color="auto"/>
        <w:right w:val="none" w:sz="0" w:space="0" w:color="auto"/>
      </w:divBdr>
    </w:div>
    <w:div w:id="1093555665">
      <w:bodyDiv w:val="1"/>
      <w:marLeft w:val="0"/>
      <w:marRight w:val="0"/>
      <w:marTop w:val="0"/>
      <w:marBottom w:val="0"/>
      <w:divBdr>
        <w:top w:val="none" w:sz="0" w:space="0" w:color="auto"/>
        <w:left w:val="none" w:sz="0" w:space="0" w:color="auto"/>
        <w:bottom w:val="none" w:sz="0" w:space="0" w:color="auto"/>
        <w:right w:val="none" w:sz="0" w:space="0" w:color="auto"/>
      </w:divBdr>
    </w:div>
    <w:div w:id="1116946016">
      <w:bodyDiv w:val="1"/>
      <w:marLeft w:val="0"/>
      <w:marRight w:val="0"/>
      <w:marTop w:val="0"/>
      <w:marBottom w:val="0"/>
      <w:divBdr>
        <w:top w:val="none" w:sz="0" w:space="0" w:color="auto"/>
        <w:left w:val="none" w:sz="0" w:space="0" w:color="auto"/>
        <w:bottom w:val="none" w:sz="0" w:space="0" w:color="auto"/>
        <w:right w:val="none" w:sz="0" w:space="0" w:color="auto"/>
      </w:divBdr>
    </w:div>
    <w:div w:id="1190485720">
      <w:bodyDiv w:val="1"/>
      <w:marLeft w:val="0"/>
      <w:marRight w:val="0"/>
      <w:marTop w:val="0"/>
      <w:marBottom w:val="0"/>
      <w:divBdr>
        <w:top w:val="none" w:sz="0" w:space="0" w:color="auto"/>
        <w:left w:val="none" w:sz="0" w:space="0" w:color="auto"/>
        <w:bottom w:val="none" w:sz="0" w:space="0" w:color="auto"/>
        <w:right w:val="none" w:sz="0" w:space="0" w:color="auto"/>
      </w:divBdr>
    </w:div>
    <w:div w:id="1195315433">
      <w:bodyDiv w:val="1"/>
      <w:marLeft w:val="0"/>
      <w:marRight w:val="0"/>
      <w:marTop w:val="0"/>
      <w:marBottom w:val="0"/>
      <w:divBdr>
        <w:top w:val="none" w:sz="0" w:space="0" w:color="auto"/>
        <w:left w:val="none" w:sz="0" w:space="0" w:color="auto"/>
        <w:bottom w:val="none" w:sz="0" w:space="0" w:color="auto"/>
        <w:right w:val="none" w:sz="0" w:space="0" w:color="auto"/>
      </w:divBdr>
    </w:div>
    <w:div w:id="1257861058">
      <w:bodyDiv w:val="1"/>
      <w:marLeft w:val="0"/>
      <w:marRight w:val="0"/>
      <w:marTop w:val="0"/>
      <w:marBottom w:val="0"/>
      <w:divBdr>
        <w:top w:val="none" w:sz="0" w:space="0" w:color="auto"/>
        <w:left w:val="none" w:sz="0" w:space="0" w:color="auto"/>
        <w:bottom w:val="none" w:sz="0" w:space="0" w:color="auto"/>
        <w:right w:val="none" w:sz="0" w:space="0" w:color="auto"/>
      </w:divBdr>
    </w:div>
    <w:div w:id="1326587255">
      <w:bodyDiv w:val="1"/>
      <w:marLeft w:val="0"/>
      <w:marRight w:val="0"/>
      <w:marTop w:val="0"/>
      <w:marBottom w:val="0"/>
      <w:divBdr>
        <w:top w:val="none" w:sz="0" w:space="0" w:color="auto"/>
        <w:left w:val="none" w:sz="0" w:space="0" w:color="auto"/>
        <w:bottom w:val="none" w:sz="0" w:space="0" w:color="auto"/>
        <w:right w:val="none" w:sz="0" w:space="0" w:color="auto"/>
      </w:divBdr>
    </w:div>
    <w:div w:id="1344438203">
      <w:bodyDiv w:val="1"/>
      <w:marLeft w:val="0"/>
      <w:marRight w:val="0"/>
      <w:marTop w:val="0"/>
      <w:marBottom w:val="0"/>
      <w:divBdr>
        <w:top w:val="none" w:sz="0" w:space="0" w:color="auto"/>
        <w:left w:val="none" w:sz="0" w:space="0" w:color="auto"/>
        <w:bottom w:val="none" w:sz="0" w:space="0" w:color="auto"/>
        <w:right w:val="none" w:sz="0" w:space="0" w:color="auto"/>
      </w:divBdr>
    </w:div>
    <w:div w:id="1384717127">
      <w:bodyDiv w:val="1"/>
      <w:marLeft w:val="0"/>
      <w:marRight w:val="0"/>
      <w:marTop w:val="0"/>
      <w:marBottom w:val="0"/>
      <w:divBdr>
        <w:top w:val="none" w:sz="0" w:space="0" w:color="auto"/>
        <w:left w:val="none" w:sz="0" w:space="0" w:color="auto"/>
        <w:bottom w:val="none" w:sz="0" w:space="0" w:color="auto"/>
        <w:right w:val="none" w:sz="0" w:space="0" w:color="auto"/>
      </w:divBdr>
      <w:divsChild>
        <w:div w:id="1836335891">
          <w:marLeft w:val="0"/>
          <w:marRight w:val="0"/>
          <w:marTop w:val="0"/>
          <w:marBottom w:val="0"/>
          <w:divBdr>
            <w:top w:val="none" w:sz="0" w:space="0" w:color="auto"/>
            <w:left w:val="none" w:sz="0" w:space="0" w:color="auto"/>
            <w:bottom w:val="none" w:sz="0" w:space="0" w:color="auto"/>
            <w:right w:val="none" w:sz="0" w:space="0" w:color="auto"/>
          </w:divBdr>
        </w:div>
      </w:divsChild>
    </w:div>
    <w:div w:id="1398439407">
      <w:bodyDiv w:val="1"/>
      <w:marLeft w:val="0"/>
      <w:marRight w:val="0"/>
      <w:marTop w:val="0"/>
      <w:marBottom w:val="0"/>
      <w:divBdr>
        <w:top w:val="none" w:sz="0" w:space="0" w:color="auto"/>
        <w:left w:val="none" w:sz="0" w:space="0" w:color="auto"/>
        <w:bottom w:val="none" w:sz="0" w:space="0" w:color="auto"/>
        <w:right w:val="none" w:sz="0" w:space="0" w:color="auto"/>
      </w:divBdr>
      <w:divsChild>
        <w:div w:id="761683043">
          <w:marLeft w:val="0"/>
          <w:marRight w:val="0"/>
          <w:marTop w:val="0"/>
          <w:marBottom w:val="0"/>
          <w:divBdr>
            <w:top w:val="single" w:sz="2" w:space="0" w:color="E3E3E3"/>
            <w:left w:val="single" w:sz="2" w:space="0" w:color="E3E3E3"/>
            <w:bottom w:val="single" w:sz="2" w:space="0" w:color="E3E3E3"/>
            <w:right w:val="single" w:sz="2" w:space="0" w:color="E3E3E3"/>
          </w:divBdr>
        </w:div>
        <w:div w:id="1408268185">
          <w:marLeft w:val="0"/>
          <w:marRight w:val="0"/>
          <w:marTop w:val="0"/>
          <w:marBottom w:val="0"/>
          <w:divBdr>
            <w:top w:val="single" w:sz="2" w:space="0" w:color="E3E3E3"/>
            <w:left w:val="single" w:sz="2" w:space="0" w:color="E3E3E3"/>
            <w:bottom w:val="single" w:sz="2" w:space="0" w:color="E3E3E3"/>
            <w:right w:val="single" w:sz="2" w:space="0" w:color="E3E3E3"/>
          </w:divBdr>
        </w:div>
        <w:div w:id="1469546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4741511">
      <w:bodyDiv w:val="1"/>
      <w:marLeft w:val="0"/>
      <w:marRight w:val="0"/>
      <w:marTop w:val="0"/>
      <w:marBottom w:val="0"/>
      <w:divBdr>
        <w:top w:val="none" w:sz="0" w:space="0" w:color="auto"/>
        <w:left w:val="none" w:sz="0" w:space="0" w:color="auto"/>
        <w:bottom w:val="none" w:sz="0" w:space="0" w:color="auto"/>
        <w:right w:val="none" w:sz="0" w:space="0" w:color="auto"/>
      </w:divBdr>
      <w:divsChild>
        <w:div w:id="485124669">
          <w:marLeft w:val="0"/>
          <w:marRight w:val="0"/>
          <w:marTop w:val="0"/>
          <w:marBottom w:val="0"/>
          <w:divBdr>
            <w:top w:val="none" w:sz="0" w:space="0" w:color="auto"/>
            <w:left w:val="none" w:sz="0" w:space="0" w:color="auto"/>
            <w:bottom w:val="none" w:sz="0" w:space="0" w:color="auto"/>
            <w:right w:val="none" w:sz="0" w:space="0" w:color="auto"/>
          </w:divBdr>
          <w:divsChild>
            <w:div w:id="4614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26647">
      <w:bodyDiv w:val="1"/>
      <w:marLeft w:val="0"/>
      <w:marRight w:val="0"/>
      <w:marTop w:val="0"/>
      <w:marBottom w:val="0"/>
      <w:divBdr>
        <w:top w:val="none" w:sz="0" w:space="0" w:color="auto"/>
        <w:left w:val="none" w:sz="0" w:space="0" w:color="auto"/>
        <w:bottom w:val="none" w:sz="0" w:space="0" w:color="auto"/>
        <w:right w:val="none" w:sz="0" w:space="0" w:color="auto"/>
      </w:divBdr>
    </w:div>
    <w:div w:id="1488861312">
      <w:bodyDiv w:val="1"/>
      <w:marLeft w:val="0"/>
      <w:marRight w:val="0"/>
      <w:marTop w:val="0"/>
      <w:marBottom w:val="0"/>
      <w:divBdr>
        <w:top w:val="none" w:sz="0" w:space="0" w:color="auto"/>
        <w:left w:val="none" w:sz="0" w:space="0" w:color="auto"/>
        <w:bottom w:val="none" w:sz="0" w:space="0" w:color="auto"/>
        <w:right w:val="none" w:sz="0" w:space="0" w:color="auto"/>
      </w:divBdr>
    </w:div>
    <w:div w:id="1492719887">
      <w:bodyDiv w:val="1"/>
      <w:marLeft w:val="0"/>
      <w:marRight w:val="0"/>
      <w:marTop w:val="0"/>
      <w:marBottom w:val="0"/>
      <w:divBdr>
        <w:top w:val="none" w:sz="0" w:space="0" w:color="auto"/>
        <w:left w:val="none" w:sz="0" w:space="0" w:color="auto"/>
        <w:bottom w:val="none" w:sz="0" w:space="0" w:color="auto"/>
        <w:right w:val="none" w:sz="0" w:space="0" w:color="auto"/>
      </w:divBdr>
    </w:div>
    <w:div w:id="1573663099">
      <w:bodyDiv w:val="1"/>
      <w:marLeft w:val="0"/>
      <w:marRight w:val="0"/>
      <w:marTop w:val="0"/>
      <w:marBottom w:val="0"/>
      <w:divBdr>
        <w:top w:val="none" w:sz="0" w:space="0" w:color="auto"/>
        <w:left w:val="none" w:sz="0" w:space="0" w:color="auto"/>
        <w:bottom w:val="none" w:sz="0" w:space="0" w:color="auto"/>
        <w:right w:val="none" w:sz="0" w:space="0" w:color="auto"/>
      </w:divBdr>
    </w:div>
    <w:div w:id="1583484194">
      <w:bodyDiv w:val="1"/>
      <w:marLeft w:val="0"/>
      <w:marRight w:val="0"/>
      <w:marTop w:val="0"/>
      <w:marBottom w:val="0"/>
      <w:divBdr>
        <w:top w:val="none" w:sz="0" w:space="0" w:color="auto"/>
        <w:left w:val="none" w:sz="0" w:space="0" w:color="auto"/>
        <w:bottom w:val="none" w:sz="0" w:space="0" w:color="auto"/>
        <w:right w:val="none" w:sz="0" w:space="0" w:color="auto"/>
      </w:divBdr>
    </w:div>
    <w:div w:id="1667905508">
      <w:bodyDiv w:val="1"/>
      <w:marLeft w:val="0"/>
      <w:marRight w:val="0"/>
      <w:marTop w:val="0"/>
      <w:marBottom w:val="0"/>
      <w:divBdr>
        <w:top w:val="none" w:sz="0" w:space="0" w:color="auto"/>
        <w:left w:val="none" w:sz="0" w:space="0" w:color="auto"/>
        <w:bottom w:val="none" w:sz="0" w:space="0" w:color="auto"/>
        <w:right w:val="none" w:sz="0" w:space="0" w:color="auto"/>
      </w:divBdr>
    </w:div>
    <w:div w:id="1669165693">
      <w:bodyDiv w:val="1"/>
      <w:marLeft w:val="0"/>
      <w:marRight w:val="0"/>
      <w:marTop w:val="0"/>
      <w:marBottom w:val="0"/>
      <w:divBdr>
        <w:top w:val="none" w:sz="0" w:space="0" w:color="auto"/>
        <w:left w:val="none" w:sz="0" w:space="0" w:color="auto"/>
        <w:bottom w:val="none" w:sz="0" w:space="0" w:color="auto"/>
        <w:right w:val="none" w:sz="0" w:space="0" w:color="auto"/>
      </w:divBdr>
    </w:div>
    <w:div w:id="1698384208">
      <w:bodyDiv w:val="1"/>
      <w:marLeft w:val="0"/>
      <w:marRight w:val="0"/>
      <w:marTop w:val="0"/>
      <w:marBottom w:val="0"/>
      <w:divBdr>
        <w:top w:val="none" w:sz="0" w:space="0" w:color="auto"/>
        <w:left w:val="none" w:sz="0" w:space="0" w:color="auto"/>
        <w:bottom w:val="none" w:sz="0" w:space="0" w:color="auto"/>
        <w:right w:val="none" w:sz="0" w:space="0" w:color="auto"/>
      </w:divBdr>
      <w:divsChild>
        <w:div w:id="1241134473">
          <w:marLeft w:val="0"/>
          <w:marRight w:val="0"/>
          <w:marTop w:val="0"/>
          <w:marBottom w:val="0"/>
          <w:divBdr>
            <w:top w:val="none" w:sz="0" w:space="0" w:color="auto"/>
            <w:left w:val="none" w:sz="0" w:space="0" w:color="auto"/>
            <w:bottom w:val="none" w:sz="0" w:space="0" w:color="auto"/>
            <w:right w:val="none" w:sz="0" w:space="0" w:color="auto"/>
          </w:divBdr>
          <w:divsChild>
            <w:div w:id="1818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4654">
      <w:bodyDiv w:val="1"/>
      <w:marLeft w:val="0"/>
      <w:marRight w:val="0"/>
      <w:marTop w:val="0"/>
      <w:marBottom w:val="0"/>
      <w:divBdr>
        <w:top w:val="none" w:sz="0" w:space="0" w:color="auto"/>
        <w:left w:val="none" w:sz="0" w:space="0" w:color="auto"/>
        <w:bottom w:val="none" w:sz="0" w:space="0" w:color="auto"/>
        <w:right w:val="none" w:sz="0" w:space="0" w:color="auto"/>
      </w:divBdr>
      <w:divsChild>
        <w:div w:id="1537430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7096796">
      <w:bodyDiv w:val="1"/>
      <w:marLeft w:val="0"/>
      <w:marRight w:val="0"/>
      <w:marTop w:val="0"/>
      <w:marBottom w:val="0"/>
      <w:divBdr>
        <w:top w:val="none" w:sz="0" w:space="0" w:color="auto"/>
        <w:left w:val="none" w:sz="0" w:space="0" w:color="auto"/>
        <w:bottom w:val="none" w:sz="0" w:space="0" w:color="auto"/>
        <w:right w:val="none" w:sz="0" w:space="0" w:color="auto"/>
      </w:divBdr>
    </w:div>
    <w:div w:id="1830629842">
      <w:bodyDiv w:val="1"/>
      <w:marLeft w:val="0"/>
      <w:marRight w:val="0"/>
      <w:marTop w:val="0"/>
      <w:marBottom w:val="0"/>
      <w:divBdr>
        <w:top w:val="none" w:sz="0" w:space="0" w:color="auto"/>
        <w:left w:val="none" w:sz="0" w:space="0" w:color="auto"/>
        <w:bottom w:val="none" w:sz="0" w:space="0" w:color="auto"/>
        <w:right w:val="none" w:sz="0" w:space="0" w:color="auto"/>
      </w:divBdr>
      <w:divsChild>
        <w:div w:id="825439262">
          <w:marLeft w:val="0"/>
          <w:marRight w:val="0"/>
          <w:marTop w:val="0"/>
          <w:marBottom w:val="0"/>
          <w:divBdr>
            <w:top w:val="none" w:sz="0" w:space="0" w:color="auto"/>
            <w:left w:val="none" w:sz="0" w:space="0" w:color="auto"/>
            <w:bottom w:val="none" w:sz="0" w:space="0" w:color="auto"/>
            <w:right w:val="none" w:sz="0" w:space="0" w:color="auto"/>
          </w:divBdr>
          <w:divsChild>
            <w:div w:id="20107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4282">
      <w:bodyDiv w:val="1"/>
      <w:marLeft w:val="0"/>
      <w:marRight w:val="0"/>
      <w:marTop w:val="0"/>
      <w:marBottom w:val="0"/>
      <w:divBdr>
        <w:top w:val="none" w:sz="0" w:space="0" w:color="auto"/>
        <w:left w:val="none" w:sz="0" w:space="0" w:color="auto"/>
        <w:bottom w:val="none" w:sz="0" w:space="0" w:color="auto"/>
        <w:right w:val="none" w:sz="0" w:space="0" w:color="auto"/>
      </w:divBdr>
    </w:div>
    <w:div w:id="1875848566">
      <w:bodyDiv w:val="1"/>
      <w:marLeft w:val="0"/>
      <w:marRight w:val="0"/>
      <w:marTop w:val="0"/>
      <w:marBottom w:val="0"/>
      <w:divBdr>
        <w:top w:val="none" w:sz="0" w:space="0" w:color="auto"/>
        <w:left w:val="none" w:sz="0" w:space="0" w:color="auto"/>
        <w:bottom w:val="none" w:sz="0" w:space="0" w:color="auto"/>
        <w:right w:val="none" w:sz="0" w:space="0" w:color="auto"/>
      </w:divBdr>
    </w:div>
    <w:div w:id="1897467864">
      <w:bodyDiv w:val="1"/>
      <w:marLeft w:val="0"/>
      <w:marRight w:val="0"/>
      <w:marTop w:val="0"/>
      <w:marBottom w:val="0"/>
      <w:divBdr>
        <w:top w:val="none" w:sz="0" w:space="0" w:color="auto"/>
        <w:left w:val="none" w:sz="0" w:space="0" w:color="auto"/>
        <w:bottom w:val="none" w:sz="0" w:space="0" w:color="auto"/>
        <w:right w:val="none" w:sz="0" w:space="0" w:color="auto"/>
      </w:divBdr>
    </w:div>
    <w:div w:id="1929728012">
      <w:bodyDiv w:val="1"/>
      <w:marLeft w:val="0"/>
      <w:marRight w:val="0"/>
      <w:marTop w:val="0"/>
      <w:marBottom w:val="0"/>
      <w:divBdr>
        <w:top w:val="none" w:sz="0" w:space="0" w:color="auto"/>
        <w:left w:val="none" w:sz="0" w:space="0" w:color="auto"/>
        <w:bottom w:val="none" w:sz="0" w:space="0" w:color="auto"/>
        <w:right w:val="none" w:sz="0" w:space="0" w:color="auto"/>
      </w:divBdr>
    </w:div>
    <w:div w:id="1930655808">
      <w:bodyDiv w:val="1"/>
      <w:marLeft w:val="0"/>
      <w:marRight w:val="0"/>
      <w:marTop w:val="0"/>
      <w:marBottom w:val="0"/>
      <w:divBdr>
        <w:top w:val="none" w:sz="0" w:space="0" w:color="auto"/>
        <w:left w:val="none" w:sz="0" w:space="0" w:color="auto"/>
        <w:bottom w:val="none" w:sz="0" w:space="0" w:color="auto"/>
        <w:right w:val="none" w:sz="0" w:space="0" w:color="auto"/>
      </w:divBdr>
      <w:divsChild>
        <w:div w:id="772088467">
          <w:marLeft w:val="0"/>
          <w:marRight w:val="0"/>
          <w:marTop w:val="0"/>
          <w:marBottom w:val="0"/>
          <w:divBdr>
            <w:top w:val="none" w:sz="0" w:space="0" w:color="auto"/>
            <w:left w:val="none" w:sz="0" w:space="0" w:color="auto"/>
            <w:bottom w:val="none" w:sz="0" w:space="0" w:color="auto"/>
            <w:right w:val="none" w:sz="0" w:space="0" w:color="auto"/>
          </w:divBdr>
          <w:divsChild>
            <w:div w:id="129710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8836">
      <w:bodyDiv w:val="1"/>
      <w:marLeft w:val="0"/>
      <w:marRight w:val="0"/>
      <w:marTop w:val="0"/>
      <w:marBottom w:val="0"/>
      <w:divBdr>
        <w:top w:val="none" w:sz="0" w:space="0" w:color="auto"/>
        <w:left w:val="none" w:sz="0" w:space="0" w:color="auto"/>
        <w:bottom w:val="none" w:sz="0" w:space="0" w:color="auto"/>
        <w:right w:val="none" w:sz="0" w:space="0" w:color="auto"/>
      </w:divBdr>
    </w:div>
    <w:div w:id="1956136857">
      <w:bodyDiv w:val="1"/>
      <w:marLeft w:val="0"/>
      <w:marRight w:val="0"/>
      <w:marTop w:val="0"/>
      <w:marBottom w:val="0"/>
      <w:divBdr>
        <w:top w:val="none" w:sz="0" w:space="0" w:color="auto"/>
        <w:left w:val="none" w:sz="0" w:space="0" w:color="auto"/>
        <w:bottom w:val="none" w:sz="0" w:space="0" w:color="auto"/>
        <w:right w:val="none" w:sz="0" w:space="0" w:color="auto"/>
      </w:divBdr>
      <w:divsChild>
        <w:div w:id="1823422911">
          <w:marLeft w:val="0"/>
          <w:marRight w:val="0"/>
          <w:marTop w:val="0"/>
          <w:marBottom w:val="0"/>
          <w:divBdr>
            <w:top w:val="none" w:sz="0" w:space="0" w:color="auto"/>
            <w:left w:val="none" w:sz="0" w:space="0" w:color="auto"/>
            <w:bottom w:val="none" w:sz="0" w:space="0" w:color="auto"/>
            <w:right w:val="none" w:sz="0" w:space="0" w:color="auto"/>
          </w:divBdr>
          <w:divsChild>
            <w:div w:id="6187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6152">
      <w:bodyDiv w:val="1"/>
      <w:marLeft w:val="0"/>
      <w:marRight w:val="0"/>
      <w:marTop w:val="0"/>
      <w:marBottom w:val="0"/>
      <w:divBdr>
        <w:top w:val="none" w:sz="0" w:space="0" w:color="auto"/>
        <w:left w:val="none" w:sz="0" w:space="0" w:color="auto"/>
        <w:bottom w:val="none" w:sz="0" w:space="0" w:color="auto"/>
        <w:right w:val="none" w:sz="0" w:space="0" w:color="auto"/>
      </w:divBdr>
    </w:div>
    <w:div w:id="2109425921">
      <w:bodyDiv w:val="1"/>
      <w:marLeft w:val="0"/>
      <w:marRight w:val="0"/>
      <w:marTop w:val="0"/>
      <w:marBottom w:val="0"/>
      <w:divBdr>
        <w:top w:val="none" w:sz="0" w:space="0" w:color="auto"/>
        <w:left w:val="none" w:sz="0" w:space="0" w:color="auto"/>
        <w:bottom w:val="none" w:sz="0" w:space="0" w:color="auto"/>
        <w:right w:val="none" w:sz="0" w:space="0" w:color="auto"/>
      </w:divBdr>
    </w:div>
    <w:div w:id="2128427830">
      <w:bodyDiv w:val="1"/>
      <w:marLeft w:val="0"/>
      <w:marRight w:val="0"/>
      <w:marTop w:val="0"/>
      <w:marBottom w:val="0"/>
      <w:divBdr>
        <w:top w:val="none" w:sz="0" w:space="0" w:color="auto"/>
        <w:left w:val="none" w:sz="0" w:space="0" w:color="auto"/>
        <w:bottom w:val="none" w:sz="0" w:space="0" w:color="auto"/>
        <w:right w:val="none" w:sz="0" w:space="0" w:color="auto"/>
      </w:divBdr>
      <w:divsChild>
        <w:div w:id="1176267260">
          <w:marLeft w:val="0"/>
          <w:marRight w:val="0"/>
          <w:marTop w:val="0"/>
          <w:marBottom w:val="0"/>
          <w:divBdr>
            <w:top w:val="none" w:sz="0" w:space="0" w:color="auto"/>
            <w:left w:val="none" w:sz="0" w:space="0" w:color="auto"/>
            <w:bottom w:val="none" w:sz="0" w:space="0" w:color="auto"/>
            <w:right w:val="none" w:sz="0" w:space="0" w:color="auto"/>
          </w:divBdr>
          <w:divsChild>
            <w:div w:id="4111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8"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0E8C5-53B0-4683-93AD-BDD08879B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38</Pages>
  <Words>10082</Words>
  <Characters>57470</Characters>
  <Application>Microsoft Office Word</Application>
  <DocSecurity>0</DocSecurity>
  <Lines>478</Lines>
  <Paragraphs>134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Iskandarova</dc:creator>
  <cp:keywords/>
  <dc:description/>
  <cp:lastModifiedBy>Microsoft Office User</cp:lastModifiedBy>
  <cp:revision>4</cp:revision>
  <dcterms:created xsi:type="dcterms:W3CDTF">2026-04-26T16:11:00Z</dcterms:created>
  <dcterms:modified xsi:type="dcterms:W3CDTF">2026-04-27T15:46:00Z</dcterms:modified>
</cp:coreProperties>
</file>